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51A55" w14:textId="3B202C5E" w:rsidR="00160EA0" w:rsidRPr="00AE079A" w:rsidRDefault="00160EA0" w:rsidP="00D07D00">
      <w:pPr>
        <w:jc w:val="center"/>
        <w:rPr>
          <w:rFonts w:ascii="Arial" w:hAnsi="Arial" w:cs="Arial"/>
          <w:sz w:val="28"/>
          <w:szCs w:val="28"/>
        </w:rPr>
      </w:pPr>
      <w:bookmarkStart w:id="0" w:name="_Hlk169290342"/>
      <w:bookmarkEnd w:id="0"/>
      <w:r w:rsidRPr="00AE079A">
        <w:rPr>
          <w:noProof/>
        </w:rPr>
        <w:drawing>
          <wp:inline distT="0" distB="0" distL="0" distR="0" wp14:anchorId="5C52D668" wp14:editId="147940EB">
            <wp:extent cx="968808" cy="495109"/>
            <wp:effectExtent l="0" t="0" r="0" b="0"/>
            <wp:docPr id="1" name="Image 1" descr="Logo SPTEC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968808" cy="495109"/>
                    </a:xfrm>
                    <a:prstGeom prst="rect">
                      <a:avLst/>
                    </a:prstGeom>
                  </pic:spPr>
                </pic:pic>
              </a:graphicData>
            </a:graphic>
          </wp:inline>
        </w:drawing>
      </w:r>
    </w:p>
    <w:p w14:paraId="5A10BD61" w14:textId="77777777" w:rsidR="00160EA0" w:rsidRPr="00AE079A" w:rsidRDefault="00160EA0" w:rsidP="61E6EB4F">
      <w:pPr>
        <w:pStyle w:val="Corpodetexto"/>
        <w:spacing w:before="96" w:line="360" w:lineRule="auto"/>
        <w:jc w:val="both"/>
        <w:rPr>
          <w:rFonts w:ascii="Times New Roman" w:hAnsi="Times New Roman"/>
          <w:lang w:val="pt-BR"/>
        </w:rPr>
      </w:pPr>
    </w:p>
    <w:p w14:paraId="2E014295" w14:textId="3C0B0498" w:rsidR="00160EA0" w:rsidRPr="00AE079A" w:rsidRDefault="00160EA0" w:rsidP="61E6EB4F">
      <w:pPr>
        <w:pStyle w:val="Corpodetexto"/>
        <w:spacing w:before="96" w:line="360" w:lineRule="auto"/>
        <w:jc w:val="center"/>
        <w:rPr>
          <w:sz w:val="28"/>
          <w:szCs w:val="28"/>
          <w:lang w:val="pt-BR"/>
        </w:rPr>
      </w:pPr>
      <w:r w:rsidRPr="00AE079A">
        <w:rPr>
          <w:sz w:val="28"/>
          <w:szCs w:val="28"/>
          <w:lang w:val="pt-BR"/>
        </w:rPr>
        <w:t xml:space="preserve"> SÃO</w:t>
      </w:r>
      <w:r w:rsidRPr="00AE079A">
        <w:rPr>
          <w:spacing w:val="-1"/>
          <w:sz w:val="28"/>
          <w:szCs w:val="28"/>
          <w:lang w:val="pt-BR"/>
        </w:rPr>
        <w:t xml:space="preserve"> </w:t>
      </w:r>
      <w:r w:rsidRPr="00AE079A">
        <w:rPr>
          <w:sz w:val="28"/>
          <w:szCs w:val="28"/>
          <w:lang w:val="pt-BR"/>
        </w:rPr>
        <w:t>PAULO</w:t>
      </w:r>
      <w:r w:rsidRPr="00AE079A">
        <w:rPr>
          <w:spacing w:val="-1"/>
          <w:sz w:val="28"/>
          <w:szCs w:val="28"/>
          <w:lang w:val="pt-BR"/>
        </w:rPr>
        <w:t xml:space="preserve"> </w:t>
      </w:r>
      <w:r w:rsidRPr="00AE079A">
        <w:rPr>
          <w:sz w:val="28"/>
          <w:szCs w:val="28"/>
          <w:lang w:val="pt-BR"/>
        </w:rPr>
        <w:t xml:space="preserve">TECH </w:t>
      </w:r>
      <w:r w:rsidRPr="00AE079A">
        <w:rPr>
          <w:spacing w:val="-2"/>
          <w:sz w:val="28"/>
          <w:szCs w:val="28"/>
          <w:lang w:val="pt-BR"/>
        </w:rPr>
        <w:t>SCHOOL</w:t>
      </w:r>
    </w:p>
    <w:p w14:paraId="449EAD75" w14:textId="77777777" w:rsidR="00696BFA" w:rsidRPr="00AE079A" w:rsidRDefault="00696BFA" w:rsidP="00696BFA">
      <w:pPr>
        <w:pStyle w:val="Corpodetexto"/>
        <w:jc w:val="center"/>
        <w:rPr>
          <w:sz w:val="28"/>
          <w:szCs w:val="28"/>
          <w:lang w:val="pt-BR"/>
        </w:rPr>
      </w:pPr>
      <w:r w:rsidRPr="00AE079A">
        <w:rPr>
          <w:sz w:val="28"/>
          <w:szCs w:val="28"/>
          <w:lang w:val="pt-BR"/>
        </w:rPr>
        <w:t>ANÁLISE E DESENVOLVIMENTO DE SISTEMAS</w:t>
      </w:r>
    </w:p>
    <w:p w14:paraId="37180D05" w14:textId="085C24D3" w:rsidR="00037A0F" w:rsidRPr="00AE079A" w:rsidRDefault="00037A0F" w:rsidP="001618D5">
      <w:pPr>
        <w:pStyle w:val="Corpodetexto"/>
        <w:spacing w:line="360" w:lineRule="auto"/>
        <w:rPr>
          <w:rFonts w:ascii="Times New Roman"/>
          <w:lang w:val="pt-BR"/>
        </w:rPr>
      </w:pPr>
    </w:p>
    <w:p w14:paraId="295093D4" w14:textId="77777777" w:rsidR="00037A0F" w:rsidRPr="00AE079A" w:rsidRDefault="00037A0F" w:rsidP="61E6EB4F">
      <w:pPr>
        <w:pStyle w:val="Corpodetexto"/>
        <w:spacing w:line="360" w:lineRule="auto"/>
        <w:jc w:val="center"/>
        <w:rPr>
          <w:rFonts w:ascii="Times New Roman"/>
          <w:lang w:val="pt-BR"/>
        </w:rPr>
      </w:pPr>
    </w:p>
    <w:p w14:paraId="0E31733C" w14:textId="77777777" w:rsidR="00767E80" w:rsidRPr="00AE079A" w:rsidRDefault="00767E80" w:rsidP="61E6EB4F">
      <w:pPr>
        <w:pStyle w:val="Corpodetexto"/>
        <w:spacing w:line="360" w:lineRule="auto"/>
        <w:jc w:val="center"/>
        <w:rPr>
          <w:rFonts w:ascii="Times New Roman"/>
          <w:lang w:val="pt-BR"/>
        </w:rPr>
      </w:pPr>
    </w:p>
    <w:p w14:paraId="206E6AC8" w14:textId="77777777" w:rsidR="00767E80" w:rsidRPr="00AE079A" w:rsidRDefault="00767E80" w:rsidP="61E6EB4F">
      <w:pPr>
        <w:pStyle w:val="Corpodetexto"/>
        <w:spacing w:line="360" w:lineRule="auto"/>
        <w:jc w:val="center"/>
        <w:rPr>
          <w:rFonts w:ascii="Times New Roman"/>
          <w:lang w:val="pt-BR"/>
        </w:rPr>
      </w:pPr>
    </w:p>
    <w:p w14:paraId="6FB0AD00" w14:textId="77777777" w:rsidR="00767E80" w:rsidRPr="00AE079A" w:rsidRDefault="00767E80" w:rsidP="00767E80">
      <w:pPr>
        <w:pStyle w:val="Corpodetexto"/>
        <w:spacing w:line="360" w:lineRule="auto"/>
        <w:jc w:val="center"/>
        <w:rPr>
          <w:lang w:val="pt-BR"/>
        </w:rPr>
      </w:pPr>
      <w:r w:rsidRPr="00AE079A">
        <w:rPr>
          <w:lang w:val="pt-BR"/>
        </w:rPr>
        <w:t>Ana Claudia F. da Silva – 01241068</w:t>
      </w:r>
    </w:p>
    <w:p w14:paraId="67E9DE25" w14:textId="77777777" w:rsidR="00767E80" w:rsidRPr="00AE079A" w:rsidRDefault="00767E80" w:rsidP="00767E80">
      <w:pPr>
        <w:pStyle w:val="Corpodetexto"/>
        <w:spacing w:line="360" w:lineRule="auto"/>
        <w:jc w:val="center"/>
        <w:rPr>
          <w:lang w:val="pt-BR"/>
        </w:rPr>
      </w:pPr>
      <w:r w:rsidRPr="00AE079A">
        <w:rPr>
          <w:lang w:val="pt-BR"/>
        </w:rPr>
        <w:t>Bianca Alves Pinheiro – 01241045</w:t>
      </w:r>
    </w:p>
    <w:p w14:paraId="11C1A75C" w14:textId="77777777" w:rsidR="00767E80" w:rsidRPr="00AE079A" w:rsidRDefault="00767E80" w:rsidP="00767E80">
      <w:pPr>
        <w:pStyle w:val="Corpodetexto"/>
        <w:spacing w:line="360" w:lineRule="auto"/>
        <w:jc w:val="center"/>
        <w:rPr>
          <w:lang w:val="pt-BR"/>
        </w:rPr>
      </w:pPr>
      <w:r w:rsidRPr="00AE079A">
        <w:rPr>
          <w:lang w:val="pt-BR"/>
        </w:rPr>
        <w:t>Gustavo Aloe G. de Moraes – 012401108</w:t>
      </w:r>
    </w:p>
    <w:p w14:paraId="4D3E30E3" w14:textId="77777777" w:rsidR="00767E80" w:rsidRPr="00AE079A" w:rsidRDefault="00767E80" w:rsidP="00767E80">
      <w:pPr>
        <w:pStyle w:val="Corpodetexto"/>
        <w:spacing w:line="360" w:lineRule="auto"/>
        <w:jc w:val="center"/>
        <w:rPr>
          <w:lang w:val="pt-BR"/>
        </w:rPr>
      </w:pPr>
      <w:r w:rsidRPr="00AE079A">
        <w:rPr>
          <w:lang w:val="pt-BR"/>
        </w:rPr>
        <w:t>Miguel de Oliveira Santos – 01241095</w:t>
      </w:r>
    </w:p>
    <w:p w14:paraId="62B6E15F" w14:textId="65E664B5" w:rsidR="00767E80" w:rsidRPr="00AE079A" w:rsidRDefault="00767E80" w:rsidP="00767E80">
      <w:pPr>
        <w:pStyle w:val="Corpodetexto"/>
        <w:spacing w:line="360" w:lineRule="auto"/>
        <w:jc w:val="center"/>
        <w:rPr>
          <w:lang w:val="pt-BR"/>
        </w:rPr>
      </w:pPr>
      <w:r w:rsidRPr="00AE079A">
        <w:rPr>
          <w:lang w:val="pt-BR"/>
        </w:rPr>
        <w:t>Murillo Lima C. Marques – 01241127</w:t>
      </w:r>
    </w:p>
    <w:p w14:paraId="60F3F251" w14:textId="77777777" w:rsidR="00767E80" w:rsidRPr="00AE079A" w:rsidRDefault="00767E80" w:rsidP="61E6EB4F">
      <w:pPr>
        <w:pStyle w:val="Corpodetexto"/>
        <w:spacing w:line="360" w:lineRule="auto"/>
        <w:jc w:val="center"/>
        <w:rPr>
          <w:rFonts w:ascii="Times New Roman"/>
          <w:lang w:val="pt-BR"/>
        </w:rPr>
      </w:pPr>
    </w:p>
    <w:p w14:paraId="74F6934E" w14:textId="77777777" w:rsidR="00767E80" w:rsidRPr="00AE079A" w:rsidRDefault="00767E80" w:rsidP="61E6EB4F">
      <w:pPr>
        <w:pStyle w:val="Corpodetexto"/>
        <w:spacing w:line="360" w:lineRule="auto"/>
        <w:jc w:val="center"/>
        <w:rPr>
          <w:rFonts w:ascii="Times New Roman"/>
          <w:lang w:val="pt-BR"/>
        </w:rPr>
      </w:pPr>
    </w:p>
    <w:p w14:paraId="14D902F8" w14:textId="77777777" w:rsidR="00037A0F" w:rsidRPr="00AE079A" w:rsidRDefault="00037A0F" w:rsidP="61E6EB4F">
      <w:pPr>
        <w:pStyle w:val="Corpodetexto"/>
        <w:spacing w:line="360" w:lineRule="auto"/>
        <w:jc w:val="center"/>
        <w:rPr>
          <w:rFonts w:ascii="Times New Roman"/>
          <w:lang w:val="pt-BR"/>
        </w:rPr>
      </w:pPr>
    </w:p>
    <w:p w14:paraId="2F2F2772" w14:textId="77777777" w:rsidR="00037A0F" w:rsidRPr="00AE079A" w:rsidRDefault="00037A0F" w:rsidP="61E6EB4F">
      <w:pPr>
        <w:pStyle w:val="Corpodetexto"/>
        <w:spacing w:line="360" w:lineRule="auto"/>
        <w:jc w:val="center"/>
        <w:rPr>
          <w:rFonts w:ascii="Times New Roman"/>
          <w:lang w:val="pt-BR"/>
        </w:rPr>
      </w:pPr>
    </w:p>
    <w:p w14:paraId="5CF748A1" w14:textId="5649FD4C" w:rsidR="00160EA0" w:rsidRPr="00AE079A" w:rsidRDefault="166D101F" w:rsidP="61E6EB4F">
      <w:pPr>
        <w:pStyle w:val="Corpodetexto"/>
        <w:spacing w:line="360" w:lineRule="auto"/>
        <w:jc w:val="center"/>
        <w:rPr>
          <w:b/>
          <w:bCs/>
          <w:sz w:val="28"/>
          <w:szCs w:val="28"/>
          <w:lang w:val="pt-BR"/>
        </w:rPr>
      </w:pPr>
      <w:r w:rsidRPr="00AE079A">
        <w:rPr>
          <w:b/>
          <w:bCs/>
          <w:sz w:val="28"/>
          <w:szCs w:val="28"/>
          <w:lang w:val="pt-BR"/>
        </w:rPr>
        <w:t xml:space="preserve">SENSORES DE TEMPERATURA E UMIDADE PARA ARMAZENAMENTO DE GRÃOS DE SOJA </w:t>
      </w:r>
    </w:p>
    <w:p w14:paraId="1C32AF0A" w14:textId="1A9DA601" w:rsidR="00160EA0" w:rsidRPr="00AE079A" w:rsidRDefault="00160EA0" w:rsidP="61E6EB4F">
      <w:pPr>
        <w:pStyle w:val="Corpodetexto"/>
        <w:spacing w:line="360" w:lineRule="auto"/>
        <w:jc w:val="center"/>
        <w:rPr>
          <w:sz w:val="28"/>
          <w:szCs w:val="28"/>
          <w:lang w:val="pt-BR"/>
        </w:rPr>
      </w:pPr>
      <w:r w:rsidRPr="00AE079A">
        <w:rPr>
          <w:sz w:val="28"/>
          <w:szCs w:val="28"/>
          <w:lang w:val="pt-BR"/>
        </w:rPr>
        <w:t xml:space="preserve">Grupo </w:t>
      </w:r>
      <w:r w:rsidR="00D66A9A" w:rsidRPr="00AE079A">
        <w:rPr>
          <w:sz w:val="28"/>
          <w:szCs w:val="28"/>
          <w:lang w:val="pt-BR"/>
        </w:rPr>
        <w:t>6</w:t>
      </w:r>
    </w:p>
    <w:p w14:paraId="5F71C8CE" w14:textId="77777777" w:rsidR="00160EA0" w:rsidRPr="00AE079A" w:rsidRDefault="00160EA0" w:rsidP="61E6EB4F">
      <w:pPr>
        <w:pStyle w:val="Corpodetexto"/>
        <w:spacing w:line="360" w:lineRule="auto"/>
        <w:jc w:val="center"/>
        <w:rPr>
          <w:rFonts w:ascii="Times New Roman"/>
          <w:lang w:val="pt-BR"/>
        </w:rPr>
      </w:pPr>
    </w:p>
    <w:p w14:paraId="2B316D31" w14:textId="77777777" w:rsidR="00160EA0" w:rsidRPr="00AE079A" w:rsidRDefault="00160EA0" w:rsidP="61E6EB4F">
      <w:pPr>
        <w:pStyle w:val="Corpodetexto"/>
        <w:spacing w:line="360" w:lineRule="auto"/>
        <w:jc w:val="center"/>
        <w:rPr>
          <w:rFonts w:ascii="Times New Roman"/>
          <w:lang w:val="pt-BR"/>
        </w:rPr>
      </w:pPr>
    </w:p>
    <w:p w14:paraId="5093BFD2" w14:textId="77777777" w:rsidR="00037A0F" w:rsidRPr="00AE079A" w:rsidRDefault="00037A0F" w:rsidP="61E6EB4F">
      <w:pPr>
        <w:pStyle w:val="Corpodetexto"/>
        <w:spacing w:line="360" w:lineRule="auto"/>
        <w:jc w:val="center"/>
        <w:rPr>
          <w:rFonts w:ascii="Times New Roman"/>
          <w:lang w:val="pt-BR"/>
        </w:rPr>
      </w:pPr>
    </w:p>
    <w:p w14:paraId="6B1A6AAA" w14:textId="77777777" w:rsidR="00037A0F" w:rsidRPr="00AE079A" w:rsidRDefault="00037A0F" w:rsidP="61E6EB4F">
      <w:pPr>
        <w:pStyle w:val="Corpodetexto"/>
        <w:spacing w:line="360" w:lineRule="auto"/>
        <w:jc w:val="center"/>
        <w:rPr>
          <w:rFonts w:ascii="Times New Roman"/>
          <w:lang w:val="pt-BR"/>
        </w:rPr>
      </w:pPr>
    </w:p>
    <w:p w14:paraId="41EA735D" w14:textId="336CDAAB" w:rsidR="00037A0F" w:rsidRPr="00AE079A" w:rsidRDefault="00037A0F" w:rsidP="61E6EB4F">
      <w:pPr>
        <w:pStyle w:val="Corpodetexto"/>
        <w:spacing w:line="360" w:lineRule="auto"/>
        <w:jc w:val="center"/>
        <w:rPr>
          <w:rFonts w:ascii="Times New Roman"/>
          <w:lang w:val="pt-BR"/>
        </w:rPr>
      </w:pPr>
    </w:p>
    <w:p w14:paraId="41234D55" w14:textId="77777777" w:rsidR="00037A0F" w:rsidRPr="00AE079A" w:rsidRDefault="00037A0F" w:rsidP="00767E80">
      <w:pPr>
        <w:pStyle w:val="Corpodetexto"/>
        <w:spacing w:line="360" w:lineRule="auto"/>
        <w:rPr>
          <w:rFonts w:ascii="Times New Roman"/>
          <w:lang w:val="pt-BR"/>
        </w:rPr>
      </w:pPr>
    </w:p>
    <w:p w14:paraId="76F26A8B" w14:textId="77777777" w:rsidR="00037A0F" w:rsidRPr="00AE079A" w:rsidRDefault="00037A0F" w:rsidP="61E6EB4F">
      <w:pPr>
        <w:pStyle w:val="Corpodetexto"/>
        <w:spacing w:line="360" w:lineRule="auto"/>
        <w:jc w:val="center"/>
        <w:rPr>
          <w:rFonts w:ascii="Times New Roman"/>
          <w:lang w:val="pt-BR"/>
        </w:rPr>
      </w:pPr>
    </w:p>
    <w:p w14:paraId="5C3F390B" w14:textId="77777777" w:rsidR="00160EA0" w:rsidRPr="00AE079A" w:rsidRDefault="00160EA0" w:rsidP="61E6EB4F">
      <w:pPr>
        <w:pStyle w:val="Corpodetexto"/>
        <w:spacing w:before="69" w:line="360" w:lineRule="auto"/>
        <w:jc w:val="center"/>
        <w:rPr>
          <w:rFonts w:ascii="Times New Roman"/>
          <w:lang w:val="pt-BR"/>
        </w:rPr>
      </w:pPr>
    </w:p>
    <w:p w14:paraId="007C5582" w14:textId="77777777" w:rsidR="00160EA0" w:rsidRPr="003D4631" w:rsidRDefault="00160EA0" w:rsidP="61E6EB4F">
      <w:pPr>
        <w:pStyle w:val="Corpodetexto"/>
        <w:spacing w:line="360" w:lineRule="auto"/>
        <w:ind w:right="2"/>
        <w:jc w:val="center"/>
        <w:rPr>
          <w:lang w:val="pt-BR"/>
        </w:rPr>
      </w:pPr>
      <w:r w:rsidRPr="003D4631">
        <w:rPr>
          <w:lang w:val="pt-BR"/>
        </w:rPr>
        <w:t>SÃO</w:t>
      </w:r>
      <w:r w:rsidRPr="003D4631">
        <w:rPr>
          <w:spacing w:val="-1"/>
          <w:lang w:val="pt-BR"/>
        </w:rPr>
        <w:t xml:space="preserve"> </w:t>
      </w:r>
      <w:r w:rsidRPr="003D4631">
        <w:rPr>
          <w:spacing w:val="-2"/>
          <w:lang w:val="pt-BR"/>
        </w:rPr>
        <w:t>PAULO</w:t>
      </w:r>
    </w:p>
    <w:p w14:paraId="0ABA400B" w14:textId="5A5CCB44" w:rsidR="00160EA0" w:rsidRPr="003D4631" w:rsidRDefault="00160EA0" w:rsidP="00FF2234">
      <w:pPr>
        <w:pStyle w:val="Corpodetexto"/>
        <w:spacing w:before="182" w:line="360" w:lineRule="auto"/>
        <w:jc w:val="center"/>
        <w:rPr>
          <w:spacing w:val="-4"/>
          <w:lang w:val="pt-BR"/>
        </w:rPr>
      </w:pPr>
      <w:r w:rsidRPr="003D4631">
        <w:rPr>
          <w:spacing w:val="-4"/>
          <w:lang w:val="pt-BR"/>
        </w:rPr>
        <w:t>202</w:t>
      </w:r>
      <w:r w:rsidR="00FF2234" w:rsidRPr="003D4631">
        <w:rPr>
          <w:spacing w:val="-4"/>
          <w:lang w:val="pt-BR"/>
        </w:rPr>
        <w:t>4</w:t>
      </w:r>
    </w:p>
    <w:p w14:paraId="496B9783" w14:textId="7A70F896" w:rsidR="00FF2234" w:rsidRPr="002D016F" w:rsidRDefault="008F3965" w:rsidP="00FF2234">
      <w:pPr>
        <w:pStyle w:val="Corpodetexto"/>
        <w:spacing w:before="182" w:line="360" w:lineRule="auto"/>
        <w:jc w:val="center"/>
        <w:rPr>
          <w:b/>
          <w:bCs/>
          <w:spacing w:val="-4"/>
          <w:sz w:val="32"/>
          <w:szCs w:val="32"/>
          <w:lang w:val="pt-BR"/>
        </w:rPr>
      </w:pPr>
      <w:r w:rsidRPr="002D016F">
        <w:rPr>
          <w:b/>
          <w:bCs/>
          <w:spacing w:val="-4"/>
          <w:sz w:val="32"/>
          <w:szCs w:val="32"/>
          <w:lang w:val="pt-BR"/>
        </w:rPr>
        <w:lastRenderedPageBreak/>
        <w:t>SUMÁRIO</w:t>
      </w:r>
    </w:p>
    <w:sdt>
      <w:sdtPr>
        <w:rPr>
          <w:rFonts w:asciiTheme="minorHAnsi" w:eastAsiaTheme="minorEastAsia" w:hAnsiTheme="minorHAnsi" w:cs="Arial"/>
          <w:b w:val="0"/>
          <w:color w:val="auto"/>
          <w:kern w:val="2"/>
          <w:sz w:val="24"/>
          <w:szCs w:val="24"/>
          <w:lang w:eastAsia="en-US"/>
          <w14:ligatures w14:val="standardContextual"/>
        </w:rPr>
        <w:id w:val="1647008018"/>
        <w:docPartObj>
          <w:docPartGallery w:val="Table of Contents"/>
          <w:docPartUnique/>
        </w:docPartObj>
      </w:sdtPr>
      <w:sdtEndPr>
        <w:rPr>
          <w:rFonts w:ascii="Arial" w:hAnsi="Arial"/>
          <w:b/>
          <w:bCs/>
        </w:rPr>
      </w:sdtEndPr>
      <w:sdtContent>
        <w:p w14:paraId="31E553DE" w14:textId="1AA8AC5A" w:rsidR="008F3965" w:rsidRPr="00DD26DE" w:rsidRDefault="008F3965">
          <w:pPr>
            <w:pStyle w:val="CabealhodoSumrio"/>
            <w:rPr>
              <w:rFonts w:cs="Arial"/>
              <w:bCs/>
              <w:color w:val="auto"/>
            </w:rPr>
          </w:pPr>
        </w:p>
        <w:p w14:paraId="5597C2DB" w14:textId="6FF0C502" w:rsidR="003D4631" w:rsidRPr="003D4631" w:rsidRDefault="008F3965">
          <w:pPr>
            <w:pStyle w:val="Sumrio1"/>
            <w:tabs>
              <w:tab w:val="right" w:leader="dot" w:pos="8494"/>
            </w:tabs>
            <w:rPr>
              <w:rFonts w:ascii="Arial" w:eastAsiaTheme="minorEastAsia" w:hAnsi="Arial" w:cs="Arial"/>
              <w:b/>
              <w:bCs/>
              <w:noProof/>
              <w:lang w:eastAsia="pt-BR"/>
            </w:rPr>
          </w:pPr>
          <w:r w:rsidRPr="003D4631">
            <w:rPr>
              <w:rFonts w:ascii="Arial" w:hAnsi="Arial" w:cs="Arial"/>
              <w:b/>
              <w:bCs/>
            </w:rPr>
            <w:fldChar w:fldCharType="begin"/>
          </w:r>
          <w:r w:rsidRPr="003D4631">
            <w:rPr>
              <w:rFonts w:ascii="Arial" w:hAnsi="Arial" w:cs="Arial"/>
              <w:b/>
              <w:bCs/>
            </w:rPr>
            <w:instrText xml:space="preserve"> TOC \o "1-3" \h \z \u </w:instrText>
          </w:r>
          <w:r w:rsidRPr="003D4631">
            <w:rPr>
              <w:rFonts w:ascii="Arial" w:hAnsi="Arial" w:cs="Arial"/>
              <w:b/>
              <w:bCs/>
            </w:rPr>
            <w:fldChar w:fldCharType="separate"/>
          </w:r>
          <w:hyperlink w:anchor="_Toc169293907" w:history="1">
            <w:r w:rsidR="003D4631" w:rsidRPr="003D4631">
              <w:rPr>
                <w:rStyle w:val="Hyperlink"/>
                <w:rFonts w:ascii="Arial" w:hAnsi="Arial" w:cs="Arial"/>
                <w:b/>
                <w:bCs/>
                <w:noProof/>
              </w:rPr>
              <w:t>1 CONTEXTO</w:t>
            </w:r>
            <w:r w:rsidR="003D4631" w:rsidRPr="003D4631">
              <w:rPr>
                <w:rFonts w:ascii="Arial" w:hAnsi="Arial" w:cs="Arial"/>
                <w:b/>
                <w:bCs/>
                <w:noProof/>
                <w:webHidden/>
              </w:rPr>
              <w:tab/>
            </w:r>
            <w:r w:rsidR="003D4631" w:rsidRPr="003D4631">
              <w:rPr>
                <w:rFonts w:ascii="Arial" w:hAnsi="Arial" w:cs="Arial"/>
                <w:b/>
                <w:bCs/>
                <w:noProof/>
                <w:webHidden/>
              </w:rPr>
              <w:fldChar w:fldCharType="begin"/>
            </w:r>
            <w:r w:rsidR="003D4631" w:rsidRPr="003D4631">
              <w:rPr>
                <w:rFonts w:ascii="Arial" w:hAnsi="Arial" w:cs="Arial"/>
                <w:b/>
                <w:bCs/>
                <w:noProof/>
                <w:webHidden/>
              </w:rPr>
              <w:instrText xml:space="preserve"> PAGEREF _Toc169293907 \h </w:instrText>
            </w:r>
            <w:r w:rsidR="003D4631" w:rsidRPr="003D4631">
              <w:rPr>
                <w:rFonts w:ascii="Arial" w:hAnsi="Arial" w:cs="Arial"/>
                <w:b/>
                <w:bCs/>
                <w:noProof/>
                <w:webHidden/>
              </w:rPr>
            </w:r>
            <w:r w:rsidR="003D4631" w:rsidRPr="003D4631">
              <w:rPr>
                <w:rFonts w:ascii="Arial" w:hAnsi="Arial" w:cs="Arial"/>
                <w:b/>
                <w:bCs/>
                <w:noProof/>
                <w:webHidden/>
              </w:rPr>
              <w:fldChar w:fldCharType="separate"/>
            </w:r>
            <w:r w:rsidR="009450EA">
              <w:rPr>
                <w:rFonts w:ascii="Arial" w:hAnsi="Arial" w:cs="Arial"/>
                <w:b/>
                <w:bCs/>
                <w:noProof/>
                <w:webHidden/>
              </w:rPr>
              <w:t>2</w:t>
            </w:r>
            <w:r w:rsidR="003D4631" w:rsidRPr="003D4631">
              <w:rPr>
                <w:rFonts w:ascii="Arial" w:hAnsi="Arial" w:cs="Arial"/>
                <w:b/>
                <w:bCs/>
                <w:noProof/>
                <w:webHidden/>
              </w:rPr>
              <w:fldChar w:fldCharType="end"/>
            </w:r>
          </w:hyperlink>
        </w:p>
        <w:p w14:paraId="3A1B3D4D" w14:textId="6A27369F" w:rsidR="003D4631" w:rsidRPr="003D4631" w:rsidRDefault="003D4631">
          <w:pPr>
            <w:pStyle w:val="Sumrio2"/>
            <w:tabs>
              <w:tab w:val="right" w:leader="dot" w:pos="8494"/>
            </w:tabs>
            <w:rPr>
              <w:rFonts w:ascii="Arial" w:eastAsiaTheme="minorEastAsia" w:hAnsi="Arial" w:cs="Arial"/>
              <w:b/>
              <w:bCs/>
              <w:noProof/>
              <w:lang w:eastAsia="pt-BR"/>
            </w:rPr>
          </w:pPr>
          <w:hyperlink w:anchor="_Toc169293908" w:history="1">
            <w:r w:rsidRPr="003D4631">
              <w:rPr>
                <w:rStyle w:val="Hyperlink"/>
                <w:rFonts w:ascii="Arial" w:hAnsi="Arial" w:cs="Arial"/>
                <w:b/>
                <w:bCs/>
                <w:noProof/>
              </w:rPr>
              <w:t>1.1 Qual É O Problema? Onde Está O Problema?</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_Toc169293908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5</w:t>
            </w:r>
            <w:r w:rsidRPr="003D4631">
              <w:rPr>
                <w:rFonts w:ascii="Arial" w:hAnsi="Arial" w:cs="Arial"/>
                <w:b/>
                <w:bCs/>
                <w:noProof/>
                <w:webHidden/>
              </w:rPr>
              <w:fldChar w:fldCharType="end"/>
            </w:r>
          </w:hyperlink>
        </w:p>
        <w:p w14:paraId="420B8279" w14:textId="02D13653" w:rsidR="003D4631" w:rsidRPr="003D4631" w:rsidRDefault="003D4631">
          <w:pPr>
            <w:pStyle w:val="Sumrio2"/>
            <w:tabs>
              <w:tab w:val="right" w:leader="dot" w:pos="8494"/>
            </w:tabs>
            <w:rPr>
              <w:rFonts w:ascii="Arial" w:eastAsiaTheme="minorEastAsia" w:hAnsi="Arial" w:cs="Arial"/>
              <w:b/>
              <w:bCs/>
              <w:noProof/>
              <w:lang w:eastAsia="pt-BR"/>
            </w:rPr>
          </w:pPr>
          <w:hyperlink w:anchor="_Toc169293909" w:history="1">
            <w:r w:rsidRPr="003D4631">
              <w:rPr>
                <w:rStyle w:val="Hyperlink"/>
                <w:rFonts w:ascii="Arial" w:hAnsi="Arial" w:cs="Arial"/>
                <w:b/>
                <w:bCs/>
                <w:noProof/>
              </w:rPr>
              <w:t>1.2 Quem Sofre Com Esse Problema? Quem É O Principal Afetado?</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_Toc169293909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6</w:t>
            </w:r>
            <w:r w:rsidRPr="003D4631">
              <w:rPr>
                <w:rFonts w:ascii="Arial" w:hAnsi="Arial" w:cs="Arial"/>
                <w:b/>
                <w:bCs/>
                <w:noProof/>
                <w:webHidden/>
              </w:rPr>
              <w:fldChar w:fldCharType="end"/>
            </w:r>
          </w:hyperlink>
        </w:p>
        <w:p w14:paraId="4E992B15" w14:textId="20E82E34" w:rsidR="003D4631" w:rsidRPr="003D4631" w:rsidRDefault="003D4631">
          <w:pPr>
            <w:pStyle w:val="Sumrio2"/>
            <w:tabs>
              <w:tab w:val="right" w:leader="dot" w:pos="8494"/>
            </w:tabs>
            <w:rPr>
              <w:rFonts w:ascii="Arial" w:eastAsiaTheme="minorEastAsia" w:hAnsi="Arial" w:cs="Arial"/>
              <w:b/>
              <w:bCs/>
              <w:noProof/>
              <w:lang w:eastAsia="pt-BR"/>
            </w:rPr>
          </w:pPr>
          <w:hyperlink w:anchor="_Toc169293910" w:history="1">
            <w:r w:rsidRPr="003D4631">
              <w:rPr>
                <w:rStyle w:val="Hyperlink"/>
                <w:rFonts w:ascii="Arial" w:eastAsia="Arial" w:hAnsi="Arial" w:cs="Arial"/>
                <w:b/>
                <w:bCs/>
                <w:noProof/>
              </w:rPr>
              <w:t>1.3 Este Problema Tende A Diminuir Ou Aumentar?</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_Toc169293910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7</w:t>
            </w:r>
            <w:r w:rsidRPr="003D4631">
              <w:rPr>
                <w:rFonts w:ascii="Arial" w:hAnsi="Arial" w:cs="Arial"/>
                <w:b/>
                <w:bCs/>
                <w:noProof/>
                <w:webHidden/>
              </w:rPr>
              <w:fldChar w:fldCharType="end"/>
            </w:r>
          </w:hyperlink>
        </w:p>
        <w:p w14:paraId="65169746" w14:textId="10A21362" w:rsidR="003D4631" w:rsidRPr="003D4631" w:rsidRDefault="003D4631">
          <w:pPr>
            <w:pStyle w:val="Sumrio2"/>
            <w:tabs>
              <w:tab w:val="right" w:leader="dot" w:pos="8494"/>
            </w:tabs>
            <w:rPr>
              <w:rFonts w:ascii="Arial" w:eastAsiaTheme="minorEastAsia" w:hAnsi="Arial" w:cs="Arial"/>
              <w:b/>
              <w:bCs/>
              <w:noProof/>
              <w:lang w:eastAsia="pt-BR"/>
            </w:rPr>
          </w:pPr>
          <w:hyperlink w:anchor="_Toc169293911" w:history="1">
            <w:r w:rsidRPr="003D4631">
              <w:rPr>
                <w:rStyle w:val="Hyperlink"/>
                <w:rFonts w:ascii="Arial" w:hAnsi="Arial" w:cs="Arial"/>
                <w:b/>
                <w:bCs/>
                <w:noProof/>
              </w:rPr>
              <w:t>1.4 Quanto Custa Esse Problema?</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_Toc169293911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8</w:t>
            </w:r>
            <w:r w:rsidRPr="003D4631">
              <w:rPr>
                <w:rFonts w:ascii="Arial" w:hAnsi="Arial" w:cs="Arial"/>
                <w:b/>
                <w:bCs/>
                <w:noProof/>
                <w:webHidden/>
              </w:rPr>
              <w:fldChar w:fldCharType="end"/>
            </w:r>
          </w:hyperlink>
        </w:p>
        <w:p w14:paraId="2EB63FAF" w14:textId="672DE7C2" w:rsidR="003D4631" w:rsidRPr="003D4631" w:rsidRDefault="003D4631">
          <w:pPr>
            <w:pStyle w:val="Sumrio2"/>
            <w:tabs>
              <w:tab w:val="right" w:leader="dot" w:pos="8494"/>
            </w:tabs>
            <w:rPr>
              <w:rFonts w:ascii="Arial" w:eastAsiaTheme="minorEastAsia" w:hAnsi="Arial" w:cs="Arial"/>
              <w:b/>
              <w:bCs/>
              <w:noProof/>
              <w:lang w:eastAsia="pt-BR"/>
            </w:rPr>
          </w:pPr>
          <w:hyperlink w:anchor="_Toc169293912" w:history="1">
            <w:r w:rsidRPr="003D4631">
              <w:rPr>
                <w:rStyle w:val="Hyperlink"/>
                <w:rFonts w:ascii="Arial" w:eastAsia="Arial" w:hAnsi="Arial" w:cs="Arial"/>
                <w:b/>
                <w:bCs/>
                <w:noProof/>
              </w:rPr>
              <w:t>1.5 O Problema Afeta Os Aspectos De Sustentabilidade?</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_Toc169293912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9</w:t>
            </w:r>
            <w:r w:rsidRPr="003D4631">
              <w:rPr>
                <w:rFonts w:ascii="Arial" w:hAnsi="Arial" w:cs="Arial"/>
                <w:b/>
                <w:bCs/>
                <w:noProof/>
                <w:webHidden/>
              </w:rPr>
              <w:fldChar w:fldCharType="end"/>
            </w:r>
          </w:hyperlink>
        </w:p>
        <w:p w14:paraId="20B5DB97" w14:textId="7391DD58" w:rsidR="003D4631" w:rsidRPr="003D4631" w:rsidRDefault="003D4631">
          <w:pPr>
            <w:pStyle w:val="Sumrio2"/>
            <w:tabs>
              <w:tab w:val="right" w:leader="dot" w:pos="8494"/>
            </w:tabs>
            <w:rPr>
              <w:rFonts w:ascii="Arial" w:eastAsiaTheme="minorEastAsia" w:hAnsi="Arial" w:cs="Arial"/>
              <w:b/>
              <w:bCs/>
              <w:noProof/>
              <w:lang w:eastAsia="pt-BR"/>
            </w:rPr>
          </w:pPr>
          <w:hyperlink w:anchor="_Toc169293913" w:history="1">
            <w:r w:rsidRPr="003D4631">
              <w:rPr>
                <w:rStyle w:val="Hyperlink"/>
                <w:rFonts w:ascii="Arial" w:hAnsi="Arial" w:cs="Arial"/>
                <w:b/>
                <w:bCs/>
                <w:noProof/>
              </w:rPr>
              <w:t>1.6 Já Existe Algum Movimento Para Resolver O Problema?</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_Toc169293913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10</w:t>
            </w:r>
            <w:r w:rsidRPr="003D4631">
              <w:rPr>
                <w:rFonts w:ascii="Arial" w:hAnsi="Arial" w:cs="Arial"/>
                <w:b/>
                <w:bCs/>
                <w:noProof/>
                <w:webHidden/>
              </w:rPr>
              <w:fldChar w:fldCharType="end"/>
            </w:r>
          </w:hyperlink>
        </w:p>
        <w:p w14:paraId="7BB6007A" w14:textId="240525BC" w:rsidR="003D4631" w:rsidRPr="003D4631" w:rsidRDefault="003D4631">
          <w:pPr>
            <w:pStyle w:val="Sumrio1"/>
            <w:tabs>
              <w:tab w:val="right" w:leader="dot" w:pos="8494"/>
            </w:tabs>
            <w:rPr>
              <w:rFonts w:ascii="Arial" w:eastAsiaTheme="minorEastAsia" w:hAnsi="Arial" w:cs="Arial"/>
              <w:b/>
              <w:bCs/>
              <w:noProof/>
              <w:lang w:eastAsia="pt-BR"/>
            </w:rPr>
          </w:pPr>
          <w:hyperlink w:anchor="_Toc169293914" w:history="1">
            <w:r w:rsidRPr="003D4631">
              <w:rPr>
                <w:rStyle w:val="Hyperlink"/>
                <w:rFonts w:ascii="Arial" w:hAnsi="Arial" w:cs="Arial"/>
                <w:b/>
                <w:bCs/>
                <w:noProof/>
                <w:lang w:eastAsia="pt-BR"/>
              </w:rPr>
              <w:t>2 OBJETIVO</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_Toc169293914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11</w:t>
            </w:r>
            <w:r w:rsidRPr="003D4631">
              <w:rPr>
                <w:rFonts w:ascii="Arial" w:hAnsi="Arial" w:cs="Arial"/>
                <w:b/>
                <w:bCs/>
                <w:noProof/>
                <w:webHidden/>
              </w:rPr>
              <w:fldChar w:fldCharType="end"/>
            </w:r>
          </w:hyperlink>
        </w:p>
        <w:p w14:paraId="103D333F" w14:textId="3D698035" w:rsidR="003D4631" w:rsidRPr="003D4631" w:rsidRDefault="003D4631">
          <w:pPr>
            <w:pStyle w:val="Sumrio1"/>
            <w:tabs>
              <w:tab w:val="right" w:leader="dot" w:pos="8494"/>
            </w:tabs>
            <w:rPr>
              <w:rFonts w:ascii="Arial" w:eastAsiaTheme="minorEastAsia" w:hAnsi="Arial" w:cs="Arial"/>
              <w:b/>
              <w:bCs/>
              <w:noProof/>
              <w:lang w:eastAsia="pt-BR"/>
            </w:rPr>
          </w:pPr>
          <w:hyperlink w:anchor="_Toc169293915" w:history="1">
            <w:r w:rsidRPr="003D4631">
              <w:rPr>
                <w:rStyle w:val="Hyperlink"/>
                <w:rFonts w:ascii="Arial" w:hAnsi="Arial" w:cs="Arial"/>
                <w:b/>
                <w:bCs/>
                <w:noProof/>
                <w:lang w:eastAsia="pt-BR"/>
              </w:rPr>
              <w:t>3 JUSTIFICATIVA</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_Toc169293915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12</w:t>
            </w:r>
            <w:r w:rsidRPr="003D4631">
              <w:rPr>
                <w:rFonts w:ascii="Arial" w:hAnsi="Arial" w:cs="Arial"/>
                <w:b/>
                <w:bCs/>
                <w:noProof/>
                <w:webHidden/>
              </w:rPr>
              <w:fldChar w:fldCharType="end"/>
            </w:r>
          </w:hyperlink>
        </w:p>
        <w:p w14:paraId="16E3B328" w14:textId="24B95683" w:rsidR="003D4631" w:rsidRPr="003D4631" w:rsidRDefault="003D4631">
          <w:pPr>
            <w:pStyle w:val="Sumrio1"/>
            <w:tabs>
              <w:tab w:val="right" w:leader="dot" w:pos="8494"/>
            </w:tabs>
            <w:rPr>
              <w:rFonts w:ascii="Arial" w:eastAsiaTheme="minorEastAsia" w:hAnsi="Arial" w:cs="Arial"/>
              <w:b/>
              <w:bCs/>
              <w:noProof/>
              <w:lang w:eastAsia="pt-BR"/>
            </w:rPr>
          </w:pPr>
          <w:hyperlink w:anchor="_Toc169293916" w:history="1">
            <w:r w:rsidRPr="003D4631">
              <w:rPr>
                <w:rStyle w:val="Hyperlink"/>
                <w:rFonts w:ascii="Arial" w:hAnsi="Arial" w:cs="Arial"/>
                <w:b/>
                <w:bCs/>
                <w:noProof/>
                <w:lang w:eastAsia="pt-BR"/>
              </w:rPr>
              <w:t>4 ESCOPO</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_Toc169293916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14</w:t>
            </w:r>
            <w:r w:rsidRPr="003D4631">
              <w:rPr>
                <w:rFonts w:ascii="Arial" w:hAnsi="Arial" w:cs="Arial"/>
                <w:b/>
                <w:bCs/>
                <w:noProof/>
                <w:webHidden/>
              </w:rPr>
              <w:fldChar w:fldCharType="end"/>
            </w:r>
          </w:hyperlink>
        </w:p>
        <w:p w14:paraId="385CD302" w14:textId="182F30AD" w:rsidR="003D4631" w:rsidRPr="003D4631" w:rsidRDefault="003D4631">
          <w:pPr>
            <w:pStyle w:val="Sumrio2"/>
            <w:tabs>
              <w:tab w:val="right" w:leader="dot" w:pos="8494"/>
            </w:tabs>
            <w:rPr>
              <w:rFonts w:ascii="Arial" w:eastAsiaTheme="minorEastAsia" w:hAnsi="Arial" w:cs="Arial"/>
              <w:b/>
              <w:bCs/>
              <w:noProof/>
              <w:lang w:eastAsia="pt-BR"/>
            </w:rPr>
          </w:pPr>
          <w:hyperlink w:anchor="_Toc169293917" w:history="1">
            <w:r w:rsidRPr="003D4631">
              <w:rPr>
                <w:rStyle w:val="Hyperlink"/>
                <w:rFonts w:ascii="Arial" w:hAnsi="Arial" w:cs="Arial"/>
                <w:b/>
                <w:bCs/>
                <w:noProof/>
                <w:lang w:eastAsia="pt-BR"/>
              </w:rPr>
              <w:t>4.1 Fora do Escopo</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_Toc169293917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14</w:t>
            </w:r>
            <w:r w:rsidRPr="003D4631">
              <w:rPr>
                <w:rFonts w:ascii="Arial" w:hAnsi="Arial" w:cs="Arial"/>
                <w:b/>
                <w:bCs/>
                <w:noProof/>
                <w:webHidden/>
              </w:rPr>
              <w:fldChar w:fldCharType="end"/>
            </w:r>
          </w:hyperlink>
        </w:p>
        <w:p w14:paraId="5C17C685" w14:textId="58B7024E" w:rsidR="003D4631" w:rsidRPr="003D4631" w:rsidRDefault="003D4631">
          <w:pPr>
            <w:pStyle w:val="Sumrio2"/>
            <w:tabs>
              <w:tab w:val="right" w:leader="dot" w:pos="8494"/>
            </w:tabs>
            <w:rPr>
              <w:rFonts w:ascii="Arial" w:eastAsiaTheme="minorEastAsia" w:hAnsi="Arial" w:cs="Arial"/>
              <w:b/>
              <w:bCs/>
              <w:noProof/>
              <w:lang w:eastAsia="pt-BR"/>
            </w:rPr>
          </w:pPr>
          <w:hyperlink w:anchor="_Toc169293918" w:history="1">
            <w:r w:rsidRPr="003D4631">
              <w:rPr>
                <w:rStyle w:val="Hyperlink"/>
                <w:rFonts w:ascii="Arial" w:hAnsi="Arial" w:cs="Arial"/>
                <w:b/>
                <w:bCs/>
                <w:noProof/>
                <w:lang w:eastAsia="pt-BR"/>
              </w:rPr>
              <w:t>4.2 Premissas</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_Toc169293918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15</w:t>
            </w:r>
            <w:r w:rsidRPr="003D4631">
              <w:rPr>
                <w:rFonts w:ascii="Arial" w:hAnsi="Arial" w:cs="Arial"/>
                <w:b/>
                <w:bCs/>
                <w:noProof/>
                <w:webHidden/>
              </w:rPr>
              <w:fldChar w:fldCharType="end"/>
            </w:r>
          </w:hyperlink>
        </w:p>
        <w:p w14:paraId="1727D182" w14:textId="5A33FD8D" w:rsidR="003D4631" w:rsidRPr="003D4631" w:rsidRDefault="003D4631">
          <w:pPr>
            <w:pStyle w:val="Sumrio2"/>
            <w:tabs>
              <w:tab w:val="right" w:leader="dot" w:pos="8494"/>
            </w:tabs>
            <w:rPr>
              <w:rFonts w:ascii="Arial" w:eastAsiaTheme="minorEastAsia" w:hAnsi="Arial" w:cs="Arial"/>
              <w:b/>
              <w:bCs/>
              <w:noProof/>
              <w:lang w:eastAsia="pt-BR"/>
            </w:rPr>
          </w:pPr>
          <w:hyperlink w:anchor="_Toc169293919" w:history="1">
            <w:r w:rsidRPr="003D4631">
              <w:rPr>
                <w:rStyle w:val="Hyperlink"/>
                <w:rFonts w:ascii="Arial" w:hAnsi="Arial" w:cs="Arial"/>
                <w:b/>
                <w:bCs/>
                <w:noProof/>
                <w:lang w:eastAsia="pt-BR"/>
              </w:rPr>
              <w:t>4.3 Restrições</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_Toc169293919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15</w:t>
            </w:r>
            <w:r w:rsidRPr="003D4631">
              <w:rPr>
                <w:rFonts w:ascii="Arial" w:hAnsi="Arial" w:cs="Arial"/>
                <w:b/>
                <w:bCs/>
                <w:noProof/>
                <w:webHidden/>
              </w:rPr>
              <w:fldChar w:fldCharType="end"/>
            </w:r>
          </w:hyperlink>
        </w:p>
        <w:p w14:paraId="6D9D1EFF" w14:textId="7CD0629D" w:rsidR="003D4631" w:rsidRPr="003D4631" w:rsidRDefault="003D4631">
          <w:pPr>
            <w:pStyle w:val="Sumrio1"/>
            <w:tabs>
              <w:tab w:val="right" w:leader="dot" w:pos="8494"/>
            </w:tabs>
            <w:rPr>
              <w:rFonts w:ascii="Arial" w:eastAsiaTheme="minorEastAsia" w:hAnsi="Arial" w:cs="Arial"/>
              <w:b/>
              <w:bCs/>
              <w:noProof/>
              <w:lang w:eastAsia="pt-BR"/>
            </w:rPr>
          </w:pPr>
          <w:hyperlink w:anchor="_Toc169293920" w:history="1">
            <w:r w:rsidRPr="003D4631">
              <w:rPr>
                <w:rStyle w:val="Hyperlink"/>
                <w:rFonts w:ascii="Arial" w:hAnsi="Arial" w:cs="Arial"/>
                <w:b/>
                <w:bCs/>
                <w:noProof/>
                <w:lang w:eastAsia="pt-BR"/>
              </w:rPr>
              <w:t>5 BACKLOG</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_Toc169293920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17</w:t>
            </w:r>
            <w:r w:rsidRPr="003D4631">
              <w:rPr>
                <w:rFonts w:ascii="Arial" w:hAnsi="Arial" w:cs="Arial"/>
                <w:b/>
                <w:bCs/>
                <w:noProof/>
                <w:webHidden/>
              </w:rPr>
              <w:fldChar w:fldCharType="end"/>
            </w:r>
          </w:hyperlink>
        </w:p>
        <w:p w14:paraId="3FBB145F" w14:textId="599B300F" w:rsidR="003D4631" w:rsidRPr="003D4631" w:rsidRDefault="003D4631">
          <w:pPr>
            <w:pStyle w:val="Sumrio1"/>
            <w:tabs>
              <w:tab w:val="right" w:leader="dot" w:pos="8494"/>
            </w:tabs>
            <w:rPr>
              <w:rFonts w:ascii="Arial" w:eastAsiaTheme="minorEastAsia" w:hAnsi="Arial" w:cs="Arial"/>
              <w:b/>
              <w:bCs/>
              <w:noProof/>
              <w:lang w:eastAsia="pt-BR"/>
            </w:rPr>
          </w:pPr>
          <w:hyperlink w:anchor="_Toc169293921" w:history="1">
            <w:r w:rsidRPr="003D4631">
              <w:rPr>
                <w:rStyle w:val="Hyperlink"/>
                <w:rFonts w:ascii="Arial" w:hAnsi="Arial" w:cs="Arial"/>
                <w:b/>
                <w:bCs/>
                <w:noProof/>
              </w:rPr>
              <w:t>6 BANCO DE DADOS</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_Toc169293921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19</w:t>
            </w:r>
            <w:r w:rsidRPr="003D4631">
              <w:rPr>
                <w:rFonts w:ascii="Arial" w:hAnsi="Arial" w:cs="Arial"/>
                <w:b/>
                <w:bCs/>
                <w:noProof/>
                <w:webHidden/>
              </w:rPr>
              <w:fldChar w:fldCharType="end"/>
            </w:r>
          </w:hyperlink>
        </w:p>
        <w:p w14:paraId="0709648B" w14:textId="6F35D824" w:rsidR="003D4631" w:rsidRPr="003D4631" w:rsidRDefault="003D4631">
          <w:pPr>
            <w:pStyle w:val="Sumrio1"/>
            <w:tabs>
              <w:tab w:val="right" w:leader="dot" w:pos="8494"/>
            </w:tabs>
            <w:rPr>
              <w:rFonts w:ascii="Arial" w:eastAsiaTheme="minorEastAsia" w:hAnsi="Arial" w:cs="Arial"/>
              <w:b/>
              <w:bCs/>
              <w:noProof/>
              <w:lang w:eastAsia="pt-BR"/>
            </w:rPr>
          </w:pPr>
          <w:hyperlink w:anchor="_Toc169293922" w:history="1">
            <w:r w:rsidRPr="003D4631">
              <w:rPr>
                <w:rStyle w:val="Hyperlink"/>
                <w:rFonts w:ascii="Arial" w:hAnsi="Arial" w:cs="Arial"/>
                <w:b/>
                <w:bCs/>
                <w:noProof/>
              </w:rPr>
              <w:t>7 SITE INSTITUCIONAL</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_Toc169293922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21</w:t>
            </w:r>
            <w:r w:rsidRPr="003D4631">
              <w:rPr>
                <w:rFonts w:ascii="Arial" w:hAnsi="Arial" w:cs="Arial"/>
                <w:b/>
                <w:bCs/>
                <w:noProof/>
                <w:webHidden/>
              </w:rPr>
              <w:fldChar w:fldCharType="end"/>
            </w:r>
          </w:hyperlink>
        </w:p>
        <w:p w14:paraId="0E62EEC8" w14:textId="63581DF0" w:rsidR="003D4631" w:rsidRPr="003D4631" w:rsidRDefault="003D4631">
          <w:pPr>
            <w:pStyle w:val="Sumrio2"/>
            <w:tabs>
              <w:tab w:val="right" w:leader="dot" w:pos="8494"/>
            </w:tabs>
            <w:rPr>
              <w:rFonts w:ascii="Arial" w:eastAsiaTheme="minorEastAsia" w:hAnsi="Arial" w:cs="Arial"/>
              <w:b/>
              <w:bCs/>
              <w:noProof/>
              <w:lang w:eastAsia="pt-BR"/>
            </w:rPr>
          </w:pPr>
          <w:hyperlink w:anchor="_Toc169293923" w:history="1">
            <w:r w:rsidRPr="003D4631">
              <w:rPr>
                <w:rStyle w:val="Hyperlink"/>
                <w:rFonts w:ascii="Arial" w:hAnsi="Arial" w:cs="Arial"/>
                <w:b/>
                <w:bCs/>
                <w:noProof/>
              </w:rPr>
              <w:t>7.1 Home</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_Toc169293923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21</w:t>
            </w:r>
            <w:r w:rsidRPr="003D4631">
              <w:rPr>
                <w:rFonts w:ascii="Arial" w:hAnsi="Arial" w:cs="Arial"/>
                <w:b/>
                <w:bCs/>
                <w:noProof/>
                <w:webHidden/>
              </w:rPr>
              <w:fldChar w:fldCharType="end"/>
            </w:r>
          </w:hyperlink>
        </w:p>
        <w:p w14:paraId="046F30AC" w14:textId="6BE60A86" w:rsidR="003D4631" w:rsidRPr="003D4631" w:rsidRDefault="003D4631">
          <w:pPr>
            <w:pStyle w:val="Sumrio2"/>
            <w:tabs>
              <w:tab w:val="right" w:leader="dot" w:pos="8494"/>
            </w:tabs>
            <w:rPr>
              <w:rFonts w:ascii="Arial" w:eastAsiaTheme="minorEastAsia" w:hAnsi="Arial" w:cs="Arial"/>
              <w:b/>
              <w:bCs/>
              <w:noProof/>
              <w:lang w:eastAsia="pt-BR"/>
            </w:rPr>
          </w:pPr>
          <w:hyperlink w:anchor="_Toc169293924" w:history="1">
            <w:r w:rsidRPr="003D4631">
              <w:rPr>
                <w:rStyle w:val="Hyperlink"/>
                <w:rFonts w:ascii="Arial" w:hAnsi="Arial" w:cs="Arial"/>
                <w:b/>
                <w:bCs/>
                <w:noProof/>
              </w:rPr>
              <w:t>7.2 Sobre</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_Toc169293924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21</w:t>
            </w:r>
            <w:r w:rsidRPr="003D4631">
              <w:rPr>
                <w:rFonts w:ascii="Arial" w:hAnsi="Arial" w:cs="Arial"/>
                <w:b/>
                <w:bCs/>
                <w:noProof/>
                <w:webHidden/>
              </w:rPr>
              <w:fldChar w:fldCharType="end"/>
            </w:r>
          </w:hyperlink>
        </w:p>
        <w:p w14:paraId="38AAEAEF" w14:textId="5DEC3EBB" w:rsidR="003D4631" w:rsidRPr="003D4631" w:rsidRDefault="003D4631">
          <w:pPr>
            <w:pStyle w:val="Sumrio2"/>
            <w:tabs>
              <w:tab w:val="right" w:leader="dot" w:pos="8494"/>
            </w:tabs>
            <w:rPr>
              <w:rFonts w:ascii="Arial" w:eastAsiaTheme="minorEastAsia" w:hAnsi="Arial" w:cs="Arial"/>
              <w:b/>
              <w:bCs/>
              <w:noProof/>
              <w:lang w:eastAsia="pt-BR"/>
            </w:rPr>
          </w:pPr>
          <w:hyperlink w:anchor="_Toc169293925" w:history="1">
            <w:r w:rsidRPr="003D4631">
              <w:rPr>
                <w:rStyle w:val="Hyperlink"/>
                <w:rFonts w:ascii="Arial" w:hAnsi="Arial" w:cs="Arial"/>
                <w:b/>
                <w:bCs/>
                <w:noProof/>
              </w:rPr>
              <w:t>7.3 Sensores</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_Toc169293925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22</w:t>
            </w:r>
            <w:r w:rsidRPr="003D4631">
              <w:rPr>
                <w:rFonts w:ascii="Arial" w:hAnsi="Arial" w:cs="Arial"/>
                <w:b/>
                <w:bCs/>
                <w:noProof/>
                <w:webHidden/>
              </w:rPr>
              <w:fldChar w:fldCharType="end"/>
            </w:r>
          </w:hyperlink>
        </w:p>
        <w:p w14:paraId="1003B25C" w14:textId="78D83B20" w:rsidR="003D4631" w:rsidRPr="003D4631" w:rsidRDefault="003D4631">
          <w:pPr>
            <w:pStyle w:val="Sumrio2"/>
            <w:tabs>
              <w:tab w:val="right" w:leader="dot" w:pos="8494"/>
            </w:tabs>
            <w:rPr>
              <w:rFonts w:ascii="Arial" w:eastAsiaTheme="minorEastAsia" w:hAnsi="Arial" w:cs="Arial"/>
              <w:b/>
              <w:bCs/>
              <w:noProof/>
              <w:lang w:eastAsia="pt-BR"/>
            </w:rPr>
          </w:pPr>
          <w:hyperlink w:anchor="_Toc169293926" w:history="1">
            <w:r w:rsidRPr="003D4631">
              <w:rPr>
                <w:rStyle w:val="Hyperlink"/>
                <w:rFonts w:ascii="Arial" w:hAnsi="Arial" w:cs="Arial"/>
                <w:b/>
                <w:bCs/>
                <w:noProof/>
              </w:rPr>
              <w:t>7.4 Vantagens</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_Toc169293926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23</w:t>
            </w:r>
            <w:r w:rsidRPr="003D4631">
              <w:rPr>
                <w:rFonts w:ascii="Arial" w:hAnsi="Arial" w:cs="Arial"/>
                <w:b/>
                <w:bCs/>
                <w:noProof/>
                <w:webHidden/>
              </w:rPr>
              <w:fldChar w:fldCharType="end"/>
            </w:r>
          </w:hyperlink>
        </w:p>
        <w:p w14:paraId="78DE3D99" w14:textId="2073993F" w:rsidR="003D4631" w:rsidRPr="003D4631" w:rsidRDefault="003D4631">
          <w:pPr>
            <w:pStyle w:val="Sumrio2"/>
            <w:tabs>
              <w:tab w:val="right" w:leader="dot" w:pos="8494"/>
            </w:tabs>
            <w:rPr>
              <w:rFonts w:ascii="Arial" w:eastAsiaTheme="minorEastAsia" w:hAnsi="Arial" w:cs="Arial"/>
              <w:b/>
              <w:bCs/>
              <w:noProof/>
              <w:lang w:eastAsia="pt-BR"/>
            </w:rPr>
          </w:pPr>
          <w:hyperlink w:anchor="_Toc169293927" w:history="1">
            <w:r w:rsidRPr="003D4631">
              <w:rPr>
                <w:rStyle w:val="Hyperlink"/>
                <w:rFonts w:ascii="Arial" w:hAnsi="Arial" w:cs="Arial"/>
                <w:b/>
                <w:bCs/>
                <w:noProof/>
              </w:rPr>
              <w:t>7.5 Calculadora Financeira</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_Toc169293927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23</w:t>
            </w:r>
            <w:r w:rsidRPr="003D4631">
              <w:rPr>
                <w:rFonts w:ascii="Arial" w:hAnsi="Arial" w:cs="Arial"/>
                <w:b/>
                <w:bCs/>
                <w:noProof/>
                <w:webHidden/>
              </w:rPr>
              <w:fldChar w:fldCharType="end"/>
            </w:r>
          </w:hyperlink>
        </w:p>
        <w:p w14:paraId="00EE100C" w14:textId="36D103F7" w:rsidR="003D4631" w:rsidRPr="003D4631" w:rsidRDefault="003D4631">
          <w:pPr>
            <w:pStyle w:val="Sumrio2"/>
            <w:tabs>
              <w:tab w:val="right" w:leader="dot" w:pos="8494"/>
            </w:tabs>
            <w:rPr>
              <w:rFonts w:ascii="Arial" w:eastAsiaTheme="minorEastAsia" w:hAnsi="Arial" w:cs="Arial"/>
              <w:b/>
              <w:bCs/>
              <w:noProof/>
              <w:lang w:eastAsia="pt-BR"/>
            </w:rPr>
          </w:pPr>
          <w:hyperlink w:anchor="_Toc169293928" w:history="1">
            <w:r w:rsidRPr="003D4631">
              <w:rPr>
                <w:rStyle w:val="Hyperlink"/>
                <w:rFonts w:ascii="Arial" w:hAnsi="Arial" w:cs="Arial"/>
                <w:b/>
                <w:bCs/>
                <w:noProof/>
              </w:rPr>
              <w:t>7.6 Cadastro</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_Toc169293928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24</w:t>
            </w:r>
            <w:r w:rsidRPr="003D4631">
              <w:rPr>
                <w:rFonts w:ascii="Arial" w:hAnsi="Arial" w:cs="Arial"/>
                <w:b/>
                <w:bCs/>
                <w:noProof/>
                <w:webHidden/>
              </w:rPr>
              <w:fldChar w:fldCharType="end"/>
            </w:r>
          </w:hyperlink>
        </w:p>
        <w:p w14:paraId="47EA3A68" w14:textId="773B4F69" w:rsidR="003D4631" w:rsidRPr="003D4631" w:rsidRDefault="003D4631">
          <w:pPr>
            <w:pStyle w:val="Sumrio2"/>
            <w:tabs>
              <w:tab w:val="right" w:leader="dot" w:pos="8494"/>
            </w:tabs>
            <w:rPr>
              <w:rFonts w:ascii="Arial" w:eastAsiaTheme="minorEastAsia" w:hAnsi="Arial" w:cs="Arial"/>
              <w:b/>
              <w:bCs/>
              <w:noProof/>
              <w:lang w:eastAsia="pt-BR"/>
            </w:rPr>
          </w:pPr>
          <w:hyperlink w:anchor="_Toc169293929" w:history="1">
            <w:r w:rsidRPr="003D4631">
              <w:rPr>
                <w:rStyle w:val="Hyperlink"/>
                <w:rFonts w:ascii="Arial" w:hAnsi="Arial" w:cs="Arial"/>
                <w:b/>
                <w:bCs/>
                <w:noProof/>
              </w:rPr>
              <w:t>7.7 Login</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_Toc169293929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24</w:t>
            </w:r>
            <w:r w:rsidRPr="003D4631">
              <w:rPr>
                <w:rFonts w:ascii="Arial" w:hAnsi="Arial" w:cs="Arial"/>
                <w:b/>
                <w:bCs/>
                <w:noProof/>
                <w:webHidden/>
              </w:rPr>
              <w:fldChar w:fldCharType="end"/>
            </w:r>
          </w:hyperlink>
        </w:p>
        <w:p w14:paraId="7FCF7B66" w14:textId="0D7F3BE0" w:rsidR="003D4631" w:rsidRPr="003D4631" w:rsidRDefault="003D4631">
          <w:pPr>
            <w:pStyle w:val="Sumrio1"/>
            <w:tabs>
              <w:tab w:val="right" w:leader="dot" w:pos="8494"/>
            </w:tabs>
            <w:rPr>
              <w:rFonts w:ascii="Arial" w:eastAsiaTheme="minorEastAsia" w:hAnsi="Arial" w:cs="Arial"/>
              <w:b/>
              <w:bCs/>
              <w:noProof/>
              <w:lang w:eastAsia="pt-BR"/>
            </w:rPr>
          </w:pPr>
          <w:hyperlink w:anchor="_Toc169293930" w:history="1">
            <w:r w:rsidRPr="003D4631">
              <w:rPr>
                <w:rStyle w:val="Hyperlink"/>
                <w:rFonts w:ascii="Arial" w:hAnsi="Arial" w:cs="Arial"/>
                <w:b/>
                <w:bCs/>
                <w:noProof/>
              </w:rPr>
              <w:t>8 ESPECIFICAÇÕES DA DASHBORD</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_Toc169293930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25</w:t>
            </w:r>
            <w:r w:rsidRPr="003D4631">
              <w:rPr>
                <w:rFonts w:ascii="Arial" w:hAnsi="Arial" w:cs="Arial"/>
                <w:b/>
                <w:bCs/>
                <w:noProof/>
                <w:webHidden/>
              </w:rPr>
              <w:fldChar w:fldCharType="end"/>
            </w:r>
          </w:hyperlink>
        </w:p>
        <w:p w14:paraId="55BDF8A1" w14:textId="689380D1" w:rsidR="003D4631" w:rsidRPr="003D4631" w:rsidRDefault="003D4631">
          <w:pPr>
            <w:pStyle w:val="Sumrio2"/>
            <w:tabs>
              <w:tab w:val="right" w:leader="dot" w:pos="8494"/>
            </w:tabs>
            <w:rPr>
              <w:rFonts w:ascii="Arial" w:eastAsiaTheme="minorEastAsia" w:hAnsi="Arial" w:cs="Arial"/>
              <w:b/>
              <w:bCs/>
              <w:noProof/>
              <w:lang w:eastAsia="pt-BR"/>
            </w:rPr>
          </w:pPr>
          <w:hyperlink w:anchor="_Toc169293931" w:history="1">
            <w:r w:rsidRPr="003D4631">
              <w:rPr>
                <w:rStyle w:val="Hyperlink"/>
                <w:rFonts w:ascii="Arial" w:hAnsi="Arial" w:cs="Arial"/>
                <w:b/>
                <w:bCs/>
                <w:noProof/>
              </w:rPr>
              <w:t>8.1 Tela da Propriedade</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_Toc169293931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25</w:t>
            </w:r>
            <w:r w:rsidRPr="003D4631">
              <w:rPr>
                <w:rFonts w:ascii="Arial" w:hAnsi="Arial" w:cs="Arial"/>
                <w:b/>
                <w:bCs/>
                <w:noProof/>
                <w:webHidden/>
              </w:rPr>
              <w:fldChar w:fldCharType="end"/>
            </w:r>
          </w:hyperlink>
        </w:p>
        <w:p w14:paraId="73F82D00" w14:textId="0EF1F5D0" w:rsidR="003D4631" w:rsidRPr="003D4631" w:rsidRDefault="003D4631">
          <w:pPr>
            <w:pStyle w:val="Sumrio2"/>
            <w:tabs>
              <w:tab w:val="right" w:leader="dot" w:pos="8494"/>
            </w:tabs>
            <w:rPr>
              <w:rFonts w:ascii="Arial" w:eastAsiaTheme="minorEastAsia" w:hAnsi="Arial" w:cs="Arial"/>
              <w:b/>
              <w:bCs/>
              <w:noProof/>
              <w:lang w:eastAsia="pt-BR"/>
            </w:rPr>
          </w:pPr>
          <w:hyperlink w:anchor="_Toc169293932" w:history="1">
            <w:r w:rsidRPr="003D4631">
              <w:rPr>
                <w:rStyle w:val="Hyperlink"/>
                <w:rFonts w:ascii="Arial" w:hAnsi="Arial" w:cs="Arial"/>
                <w:b/>
                <w:bCs/>
                <w:noProof/>
              </w:rPr>
              <w:t>8.2 Escolha do silo</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_Toc169293932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25</w:t>
            </w:r>
            <w:r w:rsidRPr="003D4631">
              <w:rPr>
                <w:rFonts w:ascii="Arial" w:hAnsi="Arial" w:cs="Arial"/>
                <w:b/>
                <w:bCs/>
                <w:noProof/>
                <w:webHidden/>
              </w:rPr>
              <w:fldChar w:fldCharType="end"/>
            </w:r>
          </w:hyperlink>
        </w:p>
        <w:p w14:paraId="12E34427" w14:textId="248E4158" w:rsidR="003D4631" w:rsidRPr="003D4631" w:rsidRDefault="003D4631">
          <w:pPr>
            <w:pStyle w:val="Sumrio2"/>
            <w:tabs>
              <w:tab w:val="right" w:leader="dot" w:pos="8494"/>
            </w:tabs>
            <w:rPr>
              <w:rFonts w:ascii="Arial" w:eastAsiaTheme="minorEastAsia" w:hAnsi="Arial" w:cs="Arial"/>
              <w:b/>
              <w:bCs/>
              <w:noProof/>
              <w:lang w:eastAsia="pt-BR"/>
            </w:rPr>
          </w:pPr>
          <w:hyperlink w:anchor="_Toc169293933" w:history="1">
            <w:r w:rsidRPr="003D4631">
              <w:rPr>
                <w:rStyle w:val="Hyperlink"/>
                <w:rFonts w:ascii="Arial" w:hAnsi="Arial" w:cs="Arial"/>
                <w:b/>
                <w:bCs/>
                <w:noProof/>
              </w:rPr>
              <w:t>8.3 Tela dos Gráficos de Monitoramento</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_Toc169293933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26</w:t>
            </w:r>
            <w:r w:rsidRPr="003D4631">
              <w:rPr>
                <w:rFonts w:ascii="Arial" w:hAnsi="Arial" w:cs="Arial"/>
                <w:b/>
                <w:bCs/>
                <w:noProof/>
                <w:webHidden/>
              </w:rPr>
              <w:fldChar w:fldCharType="end"/>
            </w:r>
          </w:hyperlink>
        </w:p>
        <w:p w14:paraId="33BA360E" w14:textId="05B15266" w:rsidR="003D4631" w:rsidRPr="003D4631" w:rsidRDefault="003D4631">
          <w:pPr>
            <w:pStyle w:val="Sumrio2"/>
            <w:tabs>
              <w:tab w:val="right" w:leader="dot" w:pos="8494"/>
            </w:tabs>
            <w:rPr>
              <w:rFonts w:ascii="Arial" w:eastAsiaTheme="minorEastAsia" w:hAnsi="Arial" w:cs="Arial"/>
              <w:b/>
              <w:bCs/>
              <w:noProof/>
              <w:lang w:eastAsia="pt-BR"/>
            </w:rPr>
          </w:pPr>
          <w:hyperlink w:anchor="_Toc169293934" w:history="1">
            <w:r w:rsidRPr="003D4631">
              <w:rPr>
                <w:rStyle w:val="Hyperlink"/>
                <w:rFonts w:ascii="Arial" w:hAnsi="Arial" w:cs="Arial"/>
                <w:b/>
                <w:bCs/>
                <w:noProof/>
              </w:rPr>
              <w:t>8.4 KPI’s do Silo</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_Toc169293934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26</w:t>
            </w:r>
            <w:r w:rsidRPr="003D4631">
              <w:rPr>
                <w:rFonts w:ascii="Arial" w:hAnsi="Arial" w:cs="Arial"/>
                <w:b/>
                <w:bCs/>
                <w:noProof/>
                <w:webHidden/>
              </w:rPr>
              <w:fldChar w:fldCharType="end"/>
            </w:r>
          </w:hyperlink>
        </w:p>
        <w:p w14:paraId="09B87F2C" w14:textId="2A51F9C5" w:rsidR="003D4631" w:rsidRPr="003D4631" w:rsidRDefault="003D4631">
          <w:pPr>
            <w:pStyle w:val="Sumrio2"/>
            <w:tabs>
              <w:tab w:val="right" w:leader="dot" w:pos="8494"/>
            </w:tabs>
            <w:rPr>
              <w:rFonts w:ascii="Arial" w:eastAsiaTheme="minorEastAsia" w:hAnsi="Arial" w:cs="Arial"/>
              <w:b/>
              <w:bCs/>
              <w:noProof/>
              <w:lang w:eastAsia="pt-BR"/>
            </w:rPr>
          </w:pPr>
          <w:hyperlink w:anchor="_Toc169293935" w:history="1">
            <w:r w:rsidRPr="003D4631">
              <w:rPr>
                <w:rStyle w:val="Hyperlink"/>
                <w:rFonts w:ascii="Arial" w:hAnsi="Arial" w:cs="Arial"/>
                <w:b/>
                <w:bCs/>
                <w:noProof/>
              </w:rPr>
              <w:t>8.5 Gráfico De Monitoramento Da Temperatura</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_Toc169293935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27</w:t>
            </w:r>
            <w:r w:rsidRPr="003D4631">
              <w:rPr>
                <w:rFonts w:ascii="Arial" w:hAnsi="Arial" w:cs="Arial"/>
                <w:b/>
                <w:bCs/>
                <w:noProof/>
                <w:webHidden/>
              </w:rPr>
              <w:fldChar w:fldCharType="end"/>
            </w:r>
          </w:hyperlink>
        </w:p>
        <w:p w14:paraId="05F3646C" w14:textId="44CA6522" w:rsidR="003D4631" w:rsidRPr="003D4631" w:rsidRDefault="003D4631">
          <w:pPr>
            <w:pStyle w:val="Sumrio2"/>
            <w:tabs>
              <w:tab w:val="right" w:leader="dot" w:pos="8494"/>
            </w:tabs>
            <w:rPr>
              <w:rFonts w:ascii="Arial" w:eastAsiaTheme="minorEastAsia" w:hAnsi="Arial" w:cs="Arial"/>
              <w:b/>
              <w:bCs/>
              <w:noProof/>
              <w:lang w:eastAsia="pt-BR"/>
            </w:rPr>
          </w:pPr>
          <w:hyperlink w:anchor="_Toc169293936" w:history="1">
            <w:r w:rsidRPr="003D4631">
              <w:rPr>
                <w:rStyle w:val="Hyperlink"/>
                <w:rFonts w:ascii="Arial" w:hAnsi="Arial" w:cs="Arial"/>
                <w:b/>
                <w:bCs/>
                <w:noProof/>
              </w:rPr>
              <w:t>8.6 Gráfico de monitoramento da umidade</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_Toc169293936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27</w:t>
            </w:r>
            <w:r w:rsidRPr="003D4631">
              <w:rPr>
                <w:rFonts w:ascii="Arial" w:hAnsi="Arial" w:cs="Arial"/>
                <w:b/>
                <w:bCs/>
                <w:noProof/>
                <w:webHidden/>
              </w:rPr>
              <w:fldChar w:fldCharType="end"/>
            </w:r>
          </w:hyperlink>
        </w:p>
        <w:p w14:paraId="656047DE" w14:textId="6469E732" w:rsidR="003D4631" w:rsidRPr="003D4631" w:rsidRDefault="003D4631">
          <w:pPr>
            <w:pStyle w:val="Sumrio2"/>
            <w:tabs>
              <w:tab w:val="right" w:leader="dot" w:pos="8494"/>
            </w:tabs>
            <w:rPr>
              <w:rFonts w:ascii="Arial" w:eastAsiaTheme="minorEastAsia" w:hAnsi="Arial" w:cs="Arial"/>
              <w:b/>
              <w:bCs/>
              <w:noProof/>
              <w:lang w:eastAsia="pt-BR"/>
            </w:rPr>
          </w:pPr>
          <w:hyperlink w:anchor="_Toc169293937" w:history="1">
            <w:r w:rsidRPr="003D4631">
              <w:rPr>
                <w:rStyle w:val="Hyperlink"/>
                <w:rFonts w:ascii="Arial" w:hAnsi="Arial" w:cs="Arial"/>
                <w:b/>
                <w:bCs/>
                <w:noProof/>
              </w:rPr>
              <w:t>8.7 Sensores</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_Toc169293937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28</w:t>
            </w:r>
            <w:r w:rsidRPr="003D4631">
              <w:rPr>
                <w:rFonts w:ascii="Arial" w:hAnsi="Arial" w:cs="Arial"/>
                <w:b/>
                <w:bCs/>
                <w:noProof/>
                <w:webHidden/>
              </w:rPr>
              <w:fldChar w:fldCharType="end"/>
            </w:r>
          </w:hyperlink>
        </w:p>
        <w:p w14:paraId="39B1F82D" w14:textId="597F6903" w:rsidR="003D4631" w:rsidRPr="003D4631" w:rsidRDefault="003D4631">
          <w:pPr>
            <w:pStyle w:val="Sumrio1"/>
            <w:tabs>
              <w:tab w:val="right" w:leader="dot" w:pos="8494"/>
            </w:tabs>
            <w:rPr>
              <w:rFonts w:ascii="Arial" w:eastAsiaTheme="minorEastAsia" w:hAnsi="Arial" w:cs="Arial"/>
              <w:b/>
              <w:bCs/>
              <w:noProof/>
              <w:lang w:eastAsia="pt-BR"/>
            </w:rPr>
          </w:pPr>
          <w:hyperlink w:anchor="_Toc169293938" w:history="1">
            <w:r w:rsidRPr="003D4631">
              <w:rPr>
                <w:rStyle w:val="Hyperlink"/>
                <w:rFonts w:ascii="Arial" w:hAnsi="Arial" w:cs="Arial"/>
                <w:b/>
                <w:bCs/>
                <w:noProof/>
              </w:rPr>
              <w:t>9 ARDUINO</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_Toc169293938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29</w:t>
            </w:r>
            <w:r w:rsidRPr="003D4631">
              <w:rPr>
                <w:rFonts w:ascii="Arial" w:hAnsi="Arial" w:cs="Arial"/>
                <w:b/>
                <w:bCs/>
                <w:noProof/>
                <w:webHidden/>
              </w:rPr>
              <w:fldChar w:fldCharType="end"/>
            </w:r>
          </w:hyperlink>
        </w:p>
        <w:p w14:paraId="7B8A98BB" w14:textId="17316E3C" w:rsidR="003D4631" w:rsidRPr="003D4631" w:rsidRDefault="003D4631">
          <w:pPr>
            <w:pStyle w:val="Sumrio1"/>
            <w:tabs>
              <w:tab w:val="right" w:leader="dot" w:pos="8494"/>
            </w:tabs>
            <w:rPr>
              <w:rFonts w:ascii="Arial" w:eastAsiaTheme="minorEastAsia" w:hAnsi="Arial" w:cs="Arial"/>
              <w:b/>
              <w:bCs/>
              <w:noProof/>
              <w:lang w:eastAsia="pt-BR"/>
            </w:rPr>
          </w:pPr>
          <w:hyperlink w:anchor="_Toc169293939" w:history="1">
            <w:r w:rsidRPr="003D4631">
              <w:rPr>
                <w:rStyle w:val="Hyperlink"/>
                <w:rFonts w:ascii="Arial" w:hAnsi="Arial" w:cs="Arial"/>
                <w:b/>
                <w:bCs/>
                <w:noProof/>
              </w:rPr>
              <w:t>10 MÁQUINA VIRTUAL (VM)</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_Toc169293939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31</w:t>
            </w:r>
            <w:r w:rsidRPr="003D4631">
              <w:rPr>
                <w:rFonts w:ascii="Arial" w:hAnsi="Arial" w:cs="Arial"/>
                <w:b/>
                <w:bCs/>
                <w:noProof/>
                <w:webHidden/>
              </w:rPr>
              <w:fldChar w:fldCharType="end"/>
            </w:r>
          </w:hyperlink>
        </w:p>
        <w:p w14:paraId="0F123B97" w14:textId="73F88F6C" w:rsidR="003D4631" w:rsidRPr="003D4631" w:rsidRDefault="003D4631">
          <w:pPr>
            <w:pStyle w:val="Sumrio1"/>
            <w:tabs>
              <w:tab w:val="right" w:leader="dot" w:pos="8494"/>
            </w:tabs>
            <w:rPr>
              <w:rFonts w:ascii="Arial" w:eastAsiaTheme="minorEastAsia" w:hAnsi="Arial" w:cs="Arial"/>
              <w:b/>
              <w:bCs/>
              <w:noProof/>
              <w:lang w:eastAsia="pt-BR"/>
            </w:rPr>
          </w:pPr>
          <w:hyperlink w:anchor="_Toc169293940" w:history="1">
            <w:r w:rsidRPr="003D4631">
              <w:rPr>
                <w:rStyle w:val="Hyperlink"/>
                <w:rFonts w:ascii="Arial" w:hAnsi="Arial" w:cs="Arial"/>
                <w:b/>
                <w:bCs/>
                <w:noProof/>
              </w:rPr>
              <w:t>11 FLUXOGRAMA E FERRAMENTA DE ATENDIMENTO DO SUPORTE</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_Toc169293940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32</w:t>
            </w:r>
            <w:r w:rsidRPr="003D4631">
              <w:rPr>
                <w:rFonts w:ascii="Arial" w:hAnsi="Arial" w:cs="Arial"/>
                <w:b/>
                <w:bCs/>
                <w:noProof/>
                <w:webHidden/>
              </w:rPr>
              <w:fldChar w:fldCharType="end"/>
            </w:r>
          </w:hyperlink>
        </w:p>
        <w:p w14:paraId="4984DADC" w14:textId="07C692F5" w:rsidR="003D4631" w:rsidRPr="003D4631" w:rsidRDefault="003D4631">
          <w:pPr>
            <w:pStyle w:val="Sumrio2"/>
            <w:tabs>
              <w:tab w:val="right" w:leader="dot" w:pos="8494"/>
            </w:tabs>
            <w:rPr>
              <w:rFonts w:ascii="Arial" w:eastAsiaTheme="minorEastAsia" w:hAnsi="Arial" w:cs="Arial"/>
              <w:b/>
              <w:bCs/>
              <w:noProof/>
              <w:lang w:eastAsia="pt-BR"/>
            </w:rPr>
          </w:pPr>
          <w:hyperlink w:anchor="_Toc169293941" w:history="1">
            <w:r w:rsidRPr="003D4631">
              <w:rPr>
                <w:rStyle w:val="Hyperlink"/>
                <w:rFonts w:ascii="Arial" w:hAnsi="Arial" w:cs="Arial"/>
                <w:b/>
                <w:bCs/>
                <w:noProof/>
              </w:rPr>
              <w:t>11.1 Sojinha</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_Toc169293941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32</w:t>
            </w:r>
            <w:r w:rsidRPr="003D4631">
              <w:rPr>
                <w:rFonts w:ascii="Arial" w:hAnsi="Arial" w:cs="Arial"/>
                <w:b/>
                <w:bCs/>
                <w:noProof/>
                <w:webHidden/>
              </w:rPr>
              <w:fldChar w:fldCharType="end"/>
            </w:r>
          </w:hyperlink>
        </w:p>
        <w:p w14:paraId="08CCFCF2" w14:textId="7780E1D3" w:rsidR="003D4631" w:rsidRPr="003D4631" w:rsidRDefault="003D4631">
          <w:pPr>
            <w:pStyle w:val="Sumrio2"/>
            <w:tabs>
              <w:tab w:val="right" w:leader="dot" w:pos="8494"/>
            </w:tabs>
            <w:rPr>
              <w:rFonts w:ascii="Arial" w:eastAsiaTheme="minorEastAsia" w:hAnsi="Arial" w:cs="Arial"/>
              <w:b/>
              <w:bCs/>
              <w:noProof/>
              <w:lang w:eastAsia="pt-BR"/>
            </w:rPr>
          </w:pPr>
          <w:hyperlink w:anchor="_Toc169293942" w:history="1">
            <w:r w:rsidRPr="003D4631">
              <w:rPr>
                <w:rStyle w:val="Hyperlink"/>
                <w:rFonts w:ascii="Arial" w:hAnsi="Arial" w:cs="Arial"/>
                <w:b/>
                <w:bCs/>
                <w:noProof/>
              </w:rPr>
              <w:t>11.2 Fluxograma de Atendimento do Suporte</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_Toc169293942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32</w:t>
            </w:r>
            <w:r w:rsidRPr="003D4631">
              <w:rPr>
                <w:rFonts w:ascii="Arial" w:hAnsi="Arial" w:cs="Arial"/>
                <w:b/>
                <w:bCs/>
                <w:noProof/>
                <w:webHidden/>
              </w:rPr>
              <w:fldChar w:fldCharType="end"/>
            </w:r>
          </w:hyperlink>
        </w:p>
        <w:p w14:paraId="3B108D48" w14:textId="6F284023" w:rsidR="003D4631" w:rsidRPr="003D4631" w:rsidRDefault="003D4631">
          <w:pPr>
            <w:pStyle w:val="Sumrio2"/>
            <w:tabs>
              <w:tab w:val="right" w:leader="dot" w:pos="8494"/>
            </w:tabs>
            <w:rPr>
              <w:rFonts w:ascii="Arial" w:eastAsiaTheme="minorEastAsia" w:hAnsi="Arial" w:cs="Arial"/>
              <w:b/>
              <w:bCs/>
              <w:noProof/>
              <w:lang w:eastAsia="pt-BR"/>
            </w:rPr>
          </w:pPr>
          <w:hyperlink w:anchor="_Toc169293943" w:history="1">
            <w:r w:rsidRPr="003D4631">
              <w:rPr>
                <w:rStyle w:val="Hyperlink"/>
                <w:rFonts w:ascii="Arial" w:hAnsi="Arial" w:cs="Arial"/>
                <w:b/>
                <w:bCs/>
                <w:noProof/>
              </w:rPr>
              <w:t>11.3 7SojasIA</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_Toc169293943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33</w:t>
            </w:r>
            <w:r w:rsidRPr="003D4631">
              <w:rPr>
                <w:rFonts w:ascii="Arial" w:hAnsi="Arial" w:cs="Arial"/>
                <w:b/>
                <w:bCs/>
                <w:noProof/>
                <w:webHidden/>
              </w:rPr>
              <w:fldChar w:fldCharType="end"/>
            </w:r>
          </w:hyperlink>
        </w:p>
        <w:p w14:paraId="0508D3EF" w14:textId="6493E70B" w:rsidR="003D4631" w:rsidRPr="003D4631" w:rsidRDefault="003D4631">
          <w:pPr>
            <w:pStyle w:val="Sumrio1"/>
            <w:tabs>
              <w:tab w:val="right" w:leader="dot" w:pos="8494"/>
            </w:tabs>
            <w:rPr>
              <w:rFonts w:ascii="Arial" w:eastAsiaTheme="minorEastAsia" w:hAnsi="Arial" w:cs="Arial"/>
              <w:b/>
              <w:bCs/>
              <w:noProof/>
              <w:lang w:eastAsia="pt-BR"/>
            </w:rPr>
          </w:pPr>
          <w:hyperlink w:anchor="_Toc169293944" w:history="1">
            <w:r w:rsidRPr="003D4631">
              <w:rPr>
                <w:rStyle w:val="Hyperlink"/>
                <w:rFonts w:ascii="Arial" w:hAnsi="Arial" w:cs="Arial"/>
                <w:b/>
                <w:bCs/>
                <w:noProof/>
              </w:rPr>
              <w:t>REFERÊNCIAS BIBLIOGRÁFICAS</w:t>
            </w:r>
            <w:r w:rsidRPr="003D4631">
              <w:rPr>
                <w:rFonts w:ascii="Arial" w:hAnsi="Arial" w:cs="Arial"/>
                <w:b/>
                <w:bCs/>
                <w:noProof/>
                <w:webHidden/>
              </w:rPr>
              <w:tab/>
            </w:r>
            <w:r w:rsidRPr="003D4631">
              <w:rPr>
                <w:rFonts w:ascii="Arial" w:hAnsi="Arial" w:cs="Arial"/>
                <w:b/>
                <w:bCs/>
                <w:noProof/>
                <w:webHidden/>
              </w:rPr>
              <w:fldChar w:fldCharType="begin"/>
            </w:r>
            <w:r w:rsidRPr="003D4631">
              <w:rPr>
                <w:rFonts w:ascii="Arial" w:hAnsi="Arial" w:cs="Arial"/>
                <w:b/>
                <w:bCs/>
                <w:noProof/>
                <w:webHidden/>
              </w:rPr>
              <w:instrText xml:space="preserve"> PAGEREF _Toc169293944 \h </w:instrText>
            </w:r>
            <w:r w:rsidRPr="003D4631">
              <w:rPr>
                <w:rFonts w:ascii="Arial" w:hAnsi="Arial" w:cs="Arial"/>
                <w:b/>
                <w:bCs/>
                <w:noProof/>
                <w:webHidden/>
              </w:rPr>
            </w:r>
            <w:r w:rsidRPr="003D4631">
              <w:rPr>
                <w:rFonts w:ascii="Arial" w:hAnsi="Arial" w:cs="Arial"/>
                <w:b/>
                <w:bCs/>
                <w:noProof/>
                <w:webHidden/>
              </w:rPr>
              <w:fldChar w:fldCharType="separate"/>
            </w:r>
            <w:r w:rsidR="009450EA">
              <w:rPr>
                <w:rFonts w:ascii="Arial" w:hAnsi="Arial" w:cs="Arial"/>
                <w:b/>
                <w:bCs/>
                <w:noProof/>
                <w:webHidden/>
              </w:rPr>
              <w:t>34</w:t>
            </w:r>
            <w:r w:rsidRPr="003D4631">
              <w:rPr>
                <w:rFonts w:ascii="Arial" w:hAnsi="Arial" w:cs="Arial"/>
                <w:b/>
                <w:bCs/>
                <w:noProof/>
                <w:webHidden/>
              </w:rPr>
              <w:fldChar w:fldCharType="end"/>
            </w:r>
          </w:hyperlink>
        </w:p>
        <w:p w14:paraId="45CF3946" w14:textId="3EB723F5" w:rsidR="008F3965" w:rsidRPr="003D4631" w:rsidRDefault="008F3965">
          <w:pPr>
            <w:rPr>
              <w:rFonts w:ascii="Arial" w:hAnsi="Arial" w:cs="Arial"/>
              <w:b/>
              <w:bCs/>
            </w:rPr>
          </w:pPr>
          <w:r w:rsidRPr="003D4631">
            <w:rPr>
              <w:rFonts w:ascii="Arial" w:hAnsi="Arial" w:cs="Arial"/>
              <w:b/>
              <w:bCs/>
            </w:rPr>
            <w:fldChar w:fldCharType="end"/>
          </w:r>
        </w:p>
      </w:sdtContent>
    </w:sdt>
    <w:p w14:paraId="032C6224" w14:textId="77777777" w:rsidR="00FF2234" w:rsidRPr="003D4631" w:rsidRDefault="00FF2234" w:rsidP="00FF2234">
      <w:pPr>
        <w:pStyle w:val="Corpodetexto"/>
        <w:spacing w:before="182" w:line="360" w:lineRule="auto"/>
        <w:jc w:val="center"/>
        <w:rPr>
          <w:b/>
          <w:bCs/>
          <w:spacing w:val="-4"/>
          <w:lang w:val="pt-BR"/>
        </w:rPr>
      </w:pPr>
    </w:p>
    <w:p w14:paraId="7EA05877" w14:textId="77777777" w:rsidR="00FF2234" w:rsidRPr="00AE079A" w:rsidRDefault="00FF2234" w:rsidP="00FF2234">
      <w:pPr>
        <w:pStyle w:val="Corpodetexto"/>
        <w:spacing w:before="182" w:line="360" w:lineRule="auto"/>
        <w:jc w:val="center"/>
        <w:rPr>
          <w:rFonts w:ascii="Times New Roman"/>
          <w:spacing w:val="-4"/>
          <w:lang w:val="pt-BR"/>
        </w:rPr>
      </w:pPr>
    </w:p>
    <w:p w14:paraId="7EF9BF6A" w14:textId="77777777" w:rsidR="00FF2234" w:rsidRPr="00AE079A" w:rsidRDefault="00FF2234" w:rsidP="00FF2234">
      <w:pPr>
        <w:pStyle w:val="Corpodetexto"/>
        <w:spacing w:before="182" w:line="360" w:lineRule="auto"/>
        <w:jc w:val="center"/>
        <w:rPr>
          <w:rFonts w:ascii="Times New Roman"/>
          <w:spacing w:val="-4"/>
          <w:lang w:val="pt-BR"/>
        </w:rPr>
      </w:pPr>
    </w:p>
    <w:p w14:paraId="519FDC35" w14:textId="77777777" w:rsidR="00FF2234" w:rsidRPr="00AE079A" w:rsidRDefault="00FF2234" w:rsidP="00FF2234">
      <w:pPr>
        <w:pStyle w:val="Corpodetexto"/>
        <w:spacing w:before="182" w:line="360" w:lineRule="auto"/>
        <w:jc w:val="center"/>
        <w:rPr>
          <w:rFonts w:ascii="Times New Roman"/>
          <w:spacing w:val="-4"/>
          <w:lang w:val="pt-BR"/>
        </w:rPr>
      </w:pPr>
    </w:p>
    <w:p w14:paraId="3E438ED4" w14:textId="77777777" w:rsidR="008F3965" w:rsidRPr="00AE079A" w:rsidRDefault="008F3965" w:rsidP="008F3965">
      <w:pPr>
        <w:pStyle w:val="Corpodetexto"/>
        <w:spacing w:before="182" w:line="360" w:lineRule="auto"/>
        <w:jc w:val="both"/>
        <w:rPr>
          <w:rFonts w:ascii="Times New Roman"/>
          <w:u w:val="single"/>
          <w:lang w:val="pt-BR"/>
        </w:rPr>
        <w:sectPr w:rsidR="008F3965" w:rsidRPr="00AE079A" w:rsidSect="008647B8">
          <w:headerReference w:type="default" r:id="rId12"/>
          <w:footerReference w:type="default" r:id="rId13"/>
          <w:pgSz w:w="11906" w:h="16838"/>
          <w:pgMar w:top="1417" w:right="1701" w:bottom="1417" w:left="1701" w:header="708" w:footer="708" w:gutter="0"/>
          <w:cols w:space="708"/>
          <w:docGrid w:linePitch="360"/>
        </w:sectPr>
      </w:pPr>
    </w:p>
    <w:p w14:paraId="36374DF8" w14:textId="77777777" w:rsidR="008F3965" w:rsidRPr="00AE079A" w:rsidRDefault="008F3965" w:rsidP="008F3965">
      <w:pPr>
        <w:pStyle w:val="Corpodetexto"/>
        <w:spacing w:before="182" w:line="360" w:lineRule="auto"/>
        <w:jc w:val="both"/>
        <w:rPr>
          <w:rFonts w:ascii="Times New Roman"/>
          <w:u w:val="single"/>
          <w:lang w:val="pt-BR"/>
        </w:rPr>
      </w:pPr>
    </w:p>
    <w:p w14:paraId="2DBC5068" w14:textId="27137A53" w:rsidR="006D6B5C" w:rsidRPr="00AE079A" w:rsidRDefault="00B1695A" w:rsidP="00F6227D">
      <w:pPr>
        <w:pStyle w:val="Ttulo1"/>
        <w:rPr>
          <w:color w:val="auto"/>
        </w:rPr>
      </w:pPr>
      <w:bookmarkStart w:id="1" w:name="_Toc169293907"/>
      <w:r w:rsidRPr="00AE079A">
        <w:rPr>
          <w:color w:val="auto"/>
        </w:rPr>
        <w:t>1 CONTEXTO</w:t>
      </w:r>
      <w:bookmarkEnd w:id="1"/>
    </w:p>
    <w:p w14:paraId="0ECEEC9D" w14:textId="77777777" w:rsidR="00F6227D" w:rsidRPr="00AE079A" w:rsidRDefault="00F6227D" w:rsidP="006D6B5C">
      <w:pPr>
        <w:pStyle w:val="NormalWeb"/>
        <w:spacing w:before="0" w:beforeAutospacing="0" w:after="0" w:afterAutospacing="0" w:line="360" w:lineRule="auto"/>
        <w:ind w:firstLine="720"/>
        <w:jc w:val="both"/>
        <w:rPr>
          <w:rFonts w:ascii="Arial" w:hAnsi="Arial" w:cs="Arial"/>
        </w:rPr>
      </w:pPr>
    </w:p>
    <w:p w14:paraId="2C656EFD" w14:textId="5724041B" w:rsidR="006D6B5C" w:rsidRPr="00AE079A" w:rsidRDefault="006D6B5C" w:rsidP="006D6B5C">
      <w:pPr>
        <w:pStyle w:val="NormalWeb"/>
        <w:spacing w:before="0" w:beforeAutospacing="0" w:after="0" w:afterAutospacing="0" w:line="360" w:lineRule="auto"/>
        <w:ind w:firstLine="720"/>
        <w:jc w:val="both"/>
      </w:pPr>
      <w:r w:rsidRPr="00AE079A">
        <w:rPr>
          <w:rFonts w:ascii="Arial" w:hAnsi="Arial" w:cs="Arial"/>
        </w:rPr>
        <w:t xml:space="preserve">Originária da Ásia, </w:t>
      </w:r>
      <w:r w:rsidRPr="00AE079A">
        <w:rPr>
          <w:rFonts w:ascii="Arial" w:hAnsi="Arial" w:cs="Arial"/>
          <w:shd w:val="clear" w:color="auto" w:fill="FFFFFF"/>
        </w:rPr>
        <w:t>a soja evoluiu primeiramente com o aparecimento de plantas oriundas, de cruzamentos naturais entre duas espécies de soja selvagem que foram domesticadas e aprimoradas por cientistas da antiga China.</w:t>
      </w:r>
      <w:r w:rsidRPr="00AE079A">
        <w:rPr>
          <w:rFonts w:ascii="Arial" w:hAnsi="Arial" w:cs="Arial"/>
        </w:rPr>
        <w:t xml:space="preserve"> A soja foi adotada no Brasil através dos imigrantes japoneses por volta de 1908, mas seu desenvolvimento efetivo só ocorreu em entre 1960 e 1970. Alguns fatores fizeram com que o Brasil começasse a considerar a soja como um produto comercial, o que posteriormente, influenciaram o cenário atual mundial do Brasil na produção do grão. Naquela época, o trigo era a principal cultura do Sul do Brasil e a soja surgiu como uma opção de verão, ao lado do trigo. O Brasil também começou a produzir suínos e aves, o que gerou uma demanda por farelo de soja. Em 1966, a produção comercial de soja já era uma necessidade estratégica, com cerca de 500 mil toneladas produzidas no Brasil. A alta do preço da soja no mercado mundial, nos anos 1970, despertou ainda mais a ira dos produtores rurais e do governo brasileiro. Desde então, o país começou a investir em tecnologia para adaptar a cultura às condições brasileiras, esse processo foi coordenado pela Empresa Brasileira de Pesquisa Agropecuária. Outro fator que desenvolveu o interesse na produção de soja é que os investimentos em pesquisa levaram à "tropicalização" da soja, permitindo, pela primeira vez na história, que o grão fosse plantado com sucesso em áreas de baixa latitude, entre o trópico de capricórnio e a linha do equador. A conquista dos cientistas brasileiros revolucionou a história da soja global e o mercado começou a perceber seu impacto a partir do final dos anos 80 e especialmente nos anos 90, quando os preços dos grãos começaram a cair.</w:t>
      </w:r>
    </w:p>
    <w:p w14:paraId="4A5FA525" w14:textId="77777777" w:rsidR="006D6B5C" w:rsidRPr="00AE079A" w:rsidRDefault="006D6B5C" w:rsidP="006D6B5C">
      <w:pPr>
        <w:pStyle w:val="NormalWeb"/>
        <w:spacing w:before="0" w:beforeAutospacing="0" w:after="0" w:afterAutospacing="0" w:line="360" w:lineRule="auto"/>
        <w:ind w:firstLine="720"/>
        <w:jc w:val="both"/>
        <w:rPr>
          <w:rFonts w:ascii="Arial" w:hAnsi="Arial" w:cs="Arial"/>
        </w:rPr>
      </w:pPr>
      <w:r w:rsidRPr="00AE079A">
        <w:rPr>
          <w:rFonts w:ascii="Arial" w:hAnsi="Arial" w:cs="Arial"/>
        </w:rPr>
        <w:t xml:space="preserve">O Brasil hoje é o maior produtor e exportador de soja do mundo, com números acima dos 150 milhões de toneladas em 2023.  Atualmente, é produzido mais do que se pode armazenar, e isso por si só já é um grande problema que pode gerar o desperdício, que causa mais revolta ainda por ser um país onde 21,1 milhões de pessoas passaram por insegurança alimentar grave. Com a produção em massa, é visto um grande problema: o </w:t>
      </w:r>
      <w:r w:rsidRPr="00AE079A">
        <w:rPr>
          <w:rFonts w:ascii="Arial" w:hAnsi="Arial" w:cs="Arial"/>
        </w:rPr>
        <w:lastRenderedPageBreak/>
        <w:t xml:space="preserve">armazenamento e controle de pragas para esses grãos armazenados. É necessário um teor de 12% de umidade nos grãos para que fungos possam ser desenvolvidos em silos de armazenamento </w:t>
      </w:r>
      <w:bookmarkStart w:id="2" w:name="_Int_zXB0SMJK"/>
      <w:proofErr w:type="spellStart"/>
      <w:r w:rsidRPr="00AE079A">
        <w:rPr>
          <w:rFonts w:ascii="Arial" w:hAnsi="Arial" w:cs="Arial"/>
        </w:rPr>
        <w:t>graneiro</w:t>
      </w:r>
      <w:bookmarkEnd w:id="2"/>
      <w:proofErr w:type="spellEnd"/>
      <w:r w:rsidRPr="00AE079A">
        <w:rPr>
          <w:rFonts w:ascii="Arial" w:hAnsi="Arial" w:cs="Arial"/>
        </w:rPr>
        <w:t xml:space="preserve"> e cause um grande prejuízo para os produtores agrícolas, podendo gerar perda da qualidade da soja, valor nutricional e até mesmo podendo fazer mal à saúde humana se ingeridos.</w:t>
      </w:r>
    </w:p>
    <w:p w14:paraId="524F4FFC" w14:textId="77777777" w:rsidR="006D6B5C" w:rsidRPr="00AE079A" w:rsidRDefault="006D6B5C" w:rsidP="006D6B5C">
      <w:pPr>
        <w:pStyle w:val="NormalWeb"/>
        <w:spacing w:before="0" w:beforeAutospacing="0" w:after="0" w:afterAutospacing="0" w:line="360" w:lineRule="auto"/>
        <w:jc w:val="both"/>
      </w:pPr>
      <w:r w:rsidRPr="00AE079A">
        <w:rPr>
          <w:rFonts w:ascii="Arial" w:hAnsi="Arial" w:cs="Arial"/>
        </w:rPr>
        <w:t>Mesmo com o armazenamento em silos, locais apropriados para onde os grãos de soja vão após o processo de colheita, limpeza e secagem, ainda ocorre uma perda significativa na produção, ocorrendo principalmente durante o período de conservação da soja.</w:t>
      </w:r>
    </w:p>
    <w:p w14:paraId="47BC64B1" w14:textId="77777777" w:rsidR="006D6B5C" w:rsidRPr="00AE079A" w:rsidRDefault="006D6B5C" w:rsidP="006D6B5C">
      <w:pPr>
        <w:pStyle w:val="NormalWeb"/>
        <w:spacing w:before="0" w:beforeAutospacing="0" w:after="0" w:afterAutospacing="0" w:line="360" w:lineRule="auto"/>
        <w:ind w:firstLine="720"/>
        <w:jc w:val="both"/>
        <w:rPr>
          <w:rFonts w:ascii="Arial" w:hAnsi="Arial" w:cs="Arial"/>
        </w:rPr>
      </w:pPr>
      <w:r w:rsidRPr="00AE079A">
        <w:rPr>
          <w:rFonts w:ascii="Arial" w:hAnsi="Arial" w:cs="Arial"/>
        </w:rPr>
        <w:t>Apenas em 2023 foi calculado uma redução na produção de soja de 30% devido a fungos que apodrecem os grãos, gerando uma grande polêmica, acontecida em dezembro do ano passado, a respeito da redução do grau de umidade dos grãos de soja, sendo de 14% para 13%, padrões exigidos pela China, principal importadora da soja brasileira. </w:t>
      </w:r>
    </w:p>
    <w:p w14:paraId="216FB497" w14:textId="77777777" w:rsidR="006D6B5C" w:rsidRPr="00AE079A" w:rsidRDefault="006D6B5C" w:rsidP="006D6B5C">
      <w:pPr>
        <w:pStyle w:val="NormalWeb"/>
        <w:spacing w:before="0" w:beforeAutospacing="0" w:after="0" w:afterAutospacing="0" w:line="360" w:lineRule="auto"/>
        <w:jc w:val="both"/>
        <w:rPr>
          <w:rFonts w:ascii="Arial" w:hAnsi="Arial" w:cs="Arial"/>
        </w:rPr>
      </w:pPr>
      <w:r w:rsidRPr="00AE079A">
        <w:rPr>
          <w:rFonts w:ascii="Arial" w:hAnsi="Arial" w:cs="Arial"/>
        </w:rPr>
        <w:t>Alguns dos principais benefícios da redução de umidade vem da redução de respiração dos grãos (também conhecida como atividade metabólica), quanto maior a atividade metabólica, maior o calor gerado e produção de CO</w:t>
      </w:r>
      <w:r w:rsidRPr="00AE079A">
        <w:rPr>
          <w:rFonts w:ascii="Arial" w:hAnsi="Arial" w:cs="Arial"/>
          <w:vertAlign w:val="subscript"/>
        </w:rPr>
        <w:t>2</w:t>
      </w:r>
      <w:r w:rsidRPr="00AE079A">
        <w:rPr>
          <w:rFonts w:ascii="Arial" w:hAnsi="Arial" w:cs="Arial"/>
        </w:rPr>
        <w:t>, ou seja, mais rápido ocorre a deterioração. Diminuindo a atividade metabólica desses grãos, os índices de liberação de CO</w:t>
      </w:r>
      <w:r w:rsidRPr="00AE079A">
        <w:rPr>
          <w:rFonts w:ascii="Arial" w:hAnsi="Arial" w:cs="Arial"/>
          <w:vertAlign w:val="subscript"/>
        </w:rPr>
        <w:t>2</w:t>
      </w:r>
      <w:r w:rsidRPr="00AE079A">
        <w:rPr>
          <w:rFonts w:ascii="Arial" w:hAnsi="Arial" w:cs="Arial"/>
        </w:rPr>
        <w:t xml:space="preserve"> diminuem significativamente, contribuindo para melhor conservação da soja. Além disso, é preciso levar em consideração o aumento de temperatura (motivado pela ebulição global) e grandes períodos de chuva, aumentando o nível do lençol freático e a umidade local. </w:t>
      </w:r>
    </w:p>
    <w:p w14:paraId="556FD9F9" w14:textId="77777777" w:rsidR="006D6B5C" w:rsidRPr="00AE079A" w:rsidRDefault="006D6B5C" w:rsidP="006D6B5C">
      <w:pPr>
        <w:pStyle w:val="NormalWeb"/>
        <w:spacing w:before="0" w:beforeAutospacing="0" w:after="0" w:afterAutospacing="0" w:line="360" w:lineRule="auto"/>
        <w:ind w:firstLine="708"/>
        <w:jc w:val="both"/>
        <w:rPr>
          <w:rFonts w:ascii="Arial" w:hAnsi="Arial" w:cs="Arial"/>
        </w:rPr>
      </w:pPr>
      <w:r w:rsidRPr="00AE079A">
        <w:rPr>
          <w:rFonts w:ascii="Arial" w:hAnsi="Arial" w:cs="Arial"/>
        </w:rPr>
        <w:t>É preciso muito investimento e uma tecnologia de ponta para que esses índices de desperdício diminuam, fazendo assim que a colheita seja mais produtiva e os grãos continuem com sua qualidade inabalada, buscando novos meios para armazenamento em silos e conservação desses grãos sem que haja desenvolvimento de fungos ou perdas por apodrecimento. O projeto a seguir busca uma solução para a conservação no armazenamento desses grãos nos silos de uma forma eficiente, evitando ao máximo desperdícios e déficits com valores altos nas colheitas.</w:t>
      </w:r>
    </w:p>
    <w:p w14:paraId="3F0A0C7C" w14:textId="77777777" w:rsidR="006D6B5C" w:rsidRPr="00AE079A" w:rsidRDefault="006D6B5C" w:rsidP="006D6B5C">
      <w:pPr>
        <w:pStyle w:val="NormalWeb"/>
        <w:spacing w:before="0" w:beforeAutospacing="0" w:after="0" w:afterAutospacing="0" w:line="360" w:lineRule="auto"/>
        <w:ind w:firstLine="708"/>
        <w:jc w:val="both"/>
        <w:rPr>
          <w:rFonts w:ascii="Arial" w:hAnsi="Arial" w:cs="Arial"/>
        </w:rPr>
      </w:pPr>
    </w:p>
    <w:p w14:paraId="7F8DC184" w14:textId="77777777" w:rsidR="006D6B5C" w:rsidRPr="00AE079A" w:rsidRDefault="006D6B5C" w:rsidP="006D6B5C">
      <w:pPr>
        <w:pStyle w:val="NormalWeb"/>
        <w:spacing w:before="0" w:beforeAutospacing="0" w:after="0" w:afterAutospacing="0" w:line="360" w:lineRule="auto"/>
        <w:ind w:firstLine="720"/>
        <w:jc w:val="both"/>
      </w:pPr>
    </w:p>
    <w:p w14:paraId="43959989" w14:textId="77777777" w:rsidR="00593FC5" w:rsidRPr="00AE079A" w:rsidRDefault="00593FC5" w:rsidP="006D6B5C">
      <w:pPr>
        <w:pStyle w:val="NormalWeb"/>
        <w:spacing w:before="0" w:beforeAutospacing="0" w:after="0" w:afterAutospacing="0" w:line="360" w:lineRule="auto"/>
        <w:ind w:firstLine="720"/>
        <w:jc w:val="both"/>
      </w:pPr>
    </w:p>
    <w:p w14:paraId="189296BB" w14:textId="77777777" w:rsidR="00593FC5" w:rsidRPr="00AE079A" w:rsidRDefault="00593FC5" w:rsidP="006D6B5C">
      <w:pPr>
        <w:pStyle w:val="NormalWeb"/>
        <w:spacing w:before="0" w:beforeAutospacing="0" w:after="0" w:afterAutospacing="0" w:line="360" w:lineRule="auto"/>
        <w:jc w:val="center"/>
      </w:pPr>
    </w:p>
    <w:p w14:paraId="723F084C" w14:textId="77777777" w:rsidR="00593FC5" w:rsidRPr="00AE079A" w:rsidRDefault="00593FC5" w:rsidP="006D6B5C">
      <w:pPr>
        <w:pStyle w:val="NormalWeb"/>
        <w:spacing w:before="0" w:beforeAutospacing="0" w:after="0" w:afterAutospacing="0" w:line="360" w:lineRule="auto"/>
        <w:jc w:val="center"/>
      </w:pPr>
    </w:p>
    <w:p w14:paraId="5D3007D7" w14:textId="6BE04A3D" w:rsidR="00593FC5" w:rsidRPr="00AE079A" w:rsidRDefault="00593FC5" w:rsidP="00593FC5">
      <w:pPr>
        <w:spacing w:line="360" w:lineRule="auto"/>
        <w:jc w:val="center"/>
        <w:rPr>
          <w:rFonts w:ascii="Arial" w:hAnsi="Arial" w:cs="Arial"/>
        </w:rPr>
      </w:pPr>
      <w:r w:rsidRPr="00AE079A">
        <w:rPr>
          <w:rFonts w:ascii="Arial" w:hAnsi="Arial" w:cs="Arial"/>
          <w:b/>
          <w:bCs/>
        </w:rPr>
        <w:t xml:space="preserve">Figura 1 – </w:t>
      </w:r>
      <w:r w:rsidRPr="00AE079A">
        <w:rPr>
          <w:rFonts w:ascii="Arial" w:hAnsi="Arial" w:cs="Arial"/>
        </w:rPr>
        <w:t>Soja</w:t>
      </w:r>
    </w:p>
    <w:p w14:paraId="7C45E84D" w14:textId="4AAD37B5" w:rsidR="006D6B5C" w:rsidRPr="00AE079A" w:rsidRDefault="006D6B5C" w:rsidP="006D6B5C">
      <w:pPr>
        <w:pStyle w:val="NormalWeb"/>
        <w:spacing w:before="0" w:beforeAutospacing="0" w:after="0" w:afterAutospacing="0" w:line="360" w:lineRule="auto"/>
        <w:jc w:val="center"/>
      </w:pPr>
      <w:r w:rsidRPr="00AE079A">
        <w:rPr>
          <w:rFonts w:ascii="Arial" w:hAnsi="Arial" w:cs="Arial"/>
          <w:noProof/>
          <w:bdr w:val="none" w:sz="0" w:space="0" w:color="auto" w:frame="1"/>
        </w:rPr>
        <w:drawing>
          <wp:inline distT="0" distB="0" distL="0" distR="0" wp14:anchorId="114627DE" wp14:editId="4B743867">
            <wp:extent cx="4000892" cy="2556164"/>
            <wp:effectExtent l="0" t="0" r="0" b="0"/>
            <wp:docPr id="858039319" name="Imagem 1" descr="Mulher sentada em um jardi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319" name="Imagem 1" descr="Mulher sentada em um jardim&#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7436" cy="2566734"/>
                    </a:xfrm>
                    <a:prstGeom prst="rect">
                      <a:avLst/>
                    </a:prstGeom>
                    <a:noFill/>
                    <a:ln>
                      <a:noFill/>
                    </a:ln>
                  </pic:spPr>
                </pic:pic>
              </a:graphicData>
            </a:graphic>
          </wp:inline>
        </w:drawing>
      </w:r>
    </w:p>
    <w:p w14:paraId="20EDBBD9" w14:textId="77777777" w:rsidR="006D6B5C" w:rsidRPr="00AE079A" w:rsidRDefault="006D6B5C" w:rsidP="006D6B5C">
      <w:pPr>
        <w:pStyle w:val="NormalWeb"/>
        <w:spacing w:before="0" w:beforeAutospacing="0" w:after="0" w:afterAutospacing="0" w:line="360" w:lineRule="auto"/>
        <w:jc w:val="center"/>
        <w:rPr>
          <w:sz w:val="16"/>
          <w:szCs w:val="16"/>
        </w:rPr>
      </w:pPr>
      <w:r w:rsidRPr="00AE079A">
        <w:rPr>
          <w:rFonts w:ascii="Arial" w:hAnsi="Arial" w:cs="Arial"/>
          <w:sz w:val="16"/>
          <w:szCs w:val="16"/>
        </w:rPr>
        <w:t xml:space="preserve">Fonte Imagem: </w:t>
      </w:r>
      <w:hyperlink r:id="rId15" w:history="1">
        <w:r w:rsidRPr="00AE079A">
          <w:rPr>
            <w:rStyle w:val="Hyperlink"/>
            <w:rFonts w:ascii="Arial" w:eastAsiaTheme="majorEastAsia" w:hAnsi="Arial" w:cs="Arial"/>
            <w:color w:val="auto"/>
            <w:sz w:val="16"/>
            <w:szCs w:val="16"/>
          </w:rPr>
          <w:t>https://brasilescola.uol.com.br/brasil/a-expansao-soja-no-brasil.htm</w:t>
        </w:r>
      </w:hyperlink>
      <w:r w:rsidRPr="00AE079A">
        <w:rPr>
          <w:rFonts w:ascii="Arial" w:hAnsi="Arial" w:cs="Arial"/>
          <w:sz w:val="16"/>
          <w:szCs w:val="16"/>
        </w:rPr>
        <w:t>l</w:t>
      </w:r>
    </w:p>
    <w:p w14:paraId="5B4C40A2" w14:textId="77777777" w:rsidR="006D6B5C" w:rsidRPr="00AE079A" w:rsidRDefault="006D6B5C" w:rsidP="006D6B5C">
      <w:pPr>
        <w:jc w:val="both"/>
        <w:rPr>
          <w:sz w:val="32"/>
          <w:szCs w:val="32"/>
          <w:lang w:eastAsia="pt-BR"/>
        </w:rPr>
      </w:pPr>
    </w:p>
    <w:p w14:paraId="1D7AF2D3" w14:textId="3FE58134" w:rsidR="003B19E2" w:rsidRPr="00AE079A" w:rsidRDefault="006D6B5C" w:rsidP="0064059E">
      <w:pPr>
        <w:pStyle w:val="Ttulo2"/>
        <w:rPr>
          <w:color w:val="auto"/>
        </w:rPr>
      </w:pPr>
      <w:r w:rsidRPr="00AE079A">
        <w:rPr>
          <w:color w:val="auto"/>
        </w:rPr>
        <w:br w:type="page"/>
      </w:r>
      <w:bookmarkStart w:id="3" w:name="_Toc169293908"/>
      <w:r w:rsidR="00B1695A" w:rsidRPr="00AE079A">
        <w:rPr>
          <w:color w:val="auto"/>
        </w:rPr>
        <w:lastRenderedPageBreak/>
        <w:t xml:space="preserve">1.1 </w:t>
      </w:r>
      <w:r w:rsidR="00F6227D" w:rsidRPr="00AE079A">
        <w:rPr>
          <w:color w:val="auto"/>
        </w:rPr>
        <w:t>Qual É O Problema? Onde Está O Problema?</w:t>
      </w:r>
      <w:bookmarkEnd w:id="3"/>
    </w:p>
    <w:p w14:paraId="10C25CA6" w14:textId="77777777" w:rsidR="003B19E2" w:rsidRPr="00AE079A" w:rsidRDefault="003B19E2" w:rsidP="003B19E2">
      <w:pPr>
        <w:spacing w:line="360" w:lineRule="auto"/>
        <w:jc w:val="both"/>
      </w:pPr>
    </w:p>
    <w:p w14:paraId="0B691789" w14:textId="77777777" w:rsidR="003B19E2" w:rsidRPr="00AE079A" w:rsidRDefault="003B19E2" w:rsidP="0067259E">
      <w:pPr>
        <w:spacing w:before="182" w:line="360" w:lineRule="auto"/>
        <w:ind w:firstLine="709"/>
        <w:jc w:val="both"/>
        <w:rPr>
          <w:rFonts w:ascii="Arial" w:hAnsi="Arial" w:cs="Arial"/>
        </w:rPr>
      </w:pPr>
      <w:r w:rsidRPr="00AE079A">
        <w:rPr>
          <w:rFonts w:ascii="Arial" w:hAnsi="Arial" w:cs="Arial"/>
        </w:rPr>
        <w:t>O problema dos grãos de soja surge quando o armazenamento é realizado de maneira inadequada, negligenciando-se os cuidados necessários com relação à temperatura e umidade. Um exemplo disso é que, se a umidade permanecer baixa, torna-se mais fácil controlar outros fatores adversos, como doenças e pragas.</w:t>
      </w:r>
    </w:p>
    <w:p w14:paraId="59B8A455" w14:textId="77777777" w:rsidR="003B19E2" w:rsidRPr="00AE079A" w:rsidRDefault="003B19E2" w:rsidP="0067259E">
      <w:pPr>
        <w:spacing w:before="182" w:line="360" w:lineRule="auto"/>
        <w:ind w:firstLine="709"/>
        <w:jc w:val="both"/>
        <w:rPr>
          <w:rFonts w:ascii="Arial" w:hAnsi="Arial" w:cs="Arial"/>
        </w:rPr>
      </w:pPr>
      <w:r w:rsidRPr="00AE079A">
        <w:rPr>
          <w:rFonts w:ascii="Arial" w:hAnsi="Arial" w:cs="Arial"/>
        </w:rPr>
        <w:t>Por outro lado, temperaturas elevadas também podem acarretar problemas para os grãos. O aquecimento excessivo pode ser provocado por fungos, especialmente quando os grãos retêm mais água do que o recomendado.</w:t>
      </w:r>
    </w:p>
    <w:p w14:paraId="1B85283F" w14:textId="77777777" w:rsidR="003B19E2" w:rsidRPr="00AE079A" w:rsidRDefault="003B19E2" w:rsidP="00CD563F">
      <w:pPr>
        <w:spacing w:before="182" w:line="360" w:lineRule="auto"/>
        <w:ind w:firstLine="709"/>
        <w:jc w:val="both"/>
        <w:rPr>
          <w:rFonts w:ascii="Arial" w:hAnsi="Arial" w:cs="Arial"/>
        </w:rPr>
      </w:pPr>
      <w:r w:rsidRPr="00AE079A">
        <w:rPr>
          <w:rFonts w:ascii="Arial" w:hAnsi="Arial" w:cs="Arial"/>
        </w:rPr>
        <w:t>Esses desafios surgem durante o armazenamento e podem passar despercebidos a olho nu, mas têm um impacto significativo na qualidade e na integridade dos grãos de soja. Portanto, é crucial adotar medidas adequadas para garantir que a temperatura e a umidade sejam mantidas dentro dos níveis ideais durante todo o processo de armazenamento.</w:t>
      </w:r>
    </w:p>
    <w:p w14:paraId="5E65CAC8" w14:textId="77777777" w:rsidR="003B19E2" w:rsidRPr="00AE079A" w:rsidRDefault="003B19E2" w:rsidP="003B19E2">
      <w:pPr>
        <w:spacing w:before="182" w:line="360" w:lineRule="auto"/>
        <w:jc w:val="both"/>
      </w:pPr>
    </w:p>
    <w:p w14:paraId="022148F4" w14:textId="77777777" w:rsidR="003B19E2" w:rsidRPr="00AE079A" w:rsidRDefault="003B19E2" w:rsidP="003B19E2">
      <w:pPr>
        <w:pStyle w:val="Ttulo2"/>
        <w:spacing w:line="360" w:lineRule="auto"/>
        <w:jc w:val="both"/>
        <w:rPr>
          <w:rFonts w:eastAsia="Arial" w:cs="Arial"/>
          <w:color w:val="auto"/>
          <w:szCs w:val="28"/>
        </w:rPr>
      </w:pPr>
    </w:p>
    <w:p w14:paraId="51F87A80" w14:textId="77777777" w:rsidR="003B19E2" w:rsidRPr="00AE079A" w:rsidRDefault="003B19E2" w:rsidP="003B19E2">
      <w:pPr>
        <w:pStyle w:val="Ttulo2"/>
        <w:spacing w:line="360" w:lineRule="auto"/>
        <w:jc w:val="both"/>
        <w:rPr>
          <w:rFonts w:eastAsia="Arial" w:cs="Arial"/>
          <w:color w:val="auto"/>
          <w:szCs w:val="28"/>
        </w:rPr>
      </w:pPr>
    </w:p>
    <w:p w14:paraId="448073BE" w14:textId="77777777" w:rsidR="003B19E2" w:rsidRPr="00AE079A" w:rsidRDefault="003B19E2" w:rsidP="003B19E2"/>
    <w:p w14:paraId="0EE51871" w14:textId="77777777" w:rsidR="003B19E2" w:rsidRPr="00AE079A" w:rsidRDefault="003B19E2" w:rsidP="003B19E2"/>
    <w:p w14:paraId="05E7676B" w14:textId="77777777" w:rsidR="003B19E2" w:rsidRPr="00AE079A" w:rsidRDefault="003B19E2" w:rsidP="003B19E2"/>
    <w:p w14:paraId="19772879" w14:textId="77777777" w:rsidR="003B19E2" w:rsidRPr="00AE079A" w:rsidRDefault="003B19E2" w:rsidP="003B19E2"/>
    <w:p w14:paraId="0B587111" w14:textId="77777777" w:rsidR="003B19E2" w:rsidRPr="00AE079A" w:rsidRDefault="003B19E2" w:rsidP="003B19E2"/>
    <w:p w14:paraId="5AF65B1D" w14:textId="77777777" w:rsidR="003B19E2" w:rsidRPr="00AE079A" w:rsidRDefault="003B19E2" w:rsidP="003B19E2"/>
    <w:p w14:paraId="38123B61" w14:textId="77777777" w:rsidR="003B19E2" w:rsidRPr="00AE079A" w:rsidRDefault="003B19E2" w:rsidP="003B19E2"/>
    <w:p w14:paraId="2E7CDBE5" w14:textId="77777777" w:rsidR="003B19E2" w:rsidRPr="00AE079A" w:rsidRDefault="003B19E2" w:rsidP="003B19E2"/>
    <w:p w14:paraId="070CAA00" w14:textId="77777777" w:rsidR="003B19E2" w:rsidRPr="00AE079A" w:rsidRDefault="003B19E2" w:rsidP="003B19E2"/>
    <w:p w14:paraId="0BE27242" w14:textId="1B966071" w:rsidR="003B19E2" w:rsidRPr="00AE079A" w:rsidRDefault="00C16DF8" w:rsidP="00095FBD">
      <w:pPr>
        <w:pStyle w:val="Ttulo2"/>
        <w:rPr>
          <w:color w:val="auto"/>
        </w:rPr>
      </w:pPr>
      <w:bookmarkStart w:id="4" w:name="_Toc169293909"/>
      <w:r w:rsidRPr="00AE079A">
        <w:rPr>
          <w:color w:val="auto"/>
        </w:rPr>
        <w:lastRenderedPageBreak/>
        <w:t xml:space="preserve">1.2 </w:t>
      </w:r>
      <w:r w:rsidR="0059054B" w:rsidRPr="00AE079A">
        <w:rPr>
          <w:color w:val="auto"/>
        </w:rPr>
        <w:t xml:space="preserve">Quem </w:t>
      </w:r>
      <w:r w:rsidRPr="00AE079A">
        <w:rPr>
          <w:color w:val="auto"/>
        </w:rPr>
        <w:t xml:space="preserve">Sofre Com Esse Problema? </w:t>
      </w:r>
      <w:r w:rsidR="0059054B" w:rsidRPr="00AE079A">
        <w:rPr>
          <w:color w:val="auto"/>
        </w:rPr>
        <w:t xml:space="preserve">Quem </w:t>
      </w:r>
      <w:r w:rsidRPr="00AE079A">
        <w:rPr>
          <w:color w:val="auto"/>
        </w:rPr>
        <w:t>É O Principal Afetado?</w:t>
      </w:r>
      <w:bookmarkEnd w:id="4"/>
    </w:p>
    <w:p w14:paraId="0946008F" w14:textId="77777777" w:rsidR="003B19E2" w:rsidRPr="00AE079A" w:rsidRDefault="003B19E2" w:rsidP="003B19E2">
      <w:pPr>
        <w:spacing w:line="360" w:lineRule="auto"/>
        <w:jc w:val="both"/>
      </w:pPr>
    </w:p>
    <w:p w14:paraId="5D90125D" w14:textId="77777777" w:rsidR="003B19E2" w:rsidRPr="00AE079A" w:rsidRDefault="003B19E2" w:rsidP="00F204A0">
      <w:pPr>
        <w:spacing w:line="360" w:lineRule="auto"/>
        <w:jc w:val="both"/>
        <w:rPr>
          <w:rFonts w:ascii="Arial" w:hAnsi="Arial" w:cs="Arial"/>
        </w:rPr>
      </w:pPr>
      <w:r w:rsidRPr="00AE079A">
        <w:rPr>
          <w:rFonts w:ascii="Arial" w:eastAsiaTheme="minorEastAsia" w:hAnsi="Arial" w:cs="Arial"/>
        </w:rPr>
        <w:t>Quem sofre com este problema?</w:t>
      </w:r>
    </w:p>
    <w:p w14:paraId="30B6206F" w14:textId="6373AA3D" w:rsidR="003B19E2" w:rsidRPr="00AE079A" w:rsidRDefault="003B19E2" w:rsidP="00F204A0">
      <w:pPr>
        <w:spacing w:line="360" w:lineRule="auto"/>
        <w:ind w:firstLine="709"/>
        <w:jc w:val="both"/>
        <w:rPr>
          <w:rFonts w:ascii="Arial" w:hAnsi="Arial" w:cs="Arial"/>
        </w:rPr>
      </w:pPr>
      <w:r w:rsidRPr="00AE079A">
        <w:rPr>
          <w:rFonts w:ascii="Arial" w:eastAsiaTheme="minorEastAsia" w:hAnsi="Arial" w:cs="Arial"/>
        </w:rPr>
        <w:t>-</w:t>
      </w:r>
      <w:r w:rsidR="00CD563F" w:rsidRPr="00AE079A">
        <w:rPr>
          <w:rFonts w:ascii="Arial" w:eastAsiaTheme="minorEastAsia" w:hAnsi="Arial" w:cs="Arial"/>
        </w:rPr>
        <w:t xml:space="preserve"> </w:t>
      </w:r>
      <w:r w:rsidRPr="00AE079A">
        <w:rPr>
          <w:rFonts w:ascii="Arial" w:eastAsiaTheme="minorEastAsia" w:hAnsi="Arial" w:cs="Arial"/>
        </w:rPr>
        <w:t>Armazenadores de soja: O mal gerenciamento da temperatura e de umidade dentro dos silos, afeta a lucratividade dos armazenadores.</w:t>
      </w:r>
    </w:p>
    <w:p w14:paraId="560711F9" w14:textId="292F0668" w:rsidR="003B19E2" w:rsidRPr="00AE079A" w:rsidRDefault="003B19E2" w:rsidP="00F204A0">
      <w:pPr>
        <w:spacing w:line="360" w:lineRule="auto"/>
        <w:ind w:firstLine="709"/>
        <w:jc w:val="both"/>
        <w:rPr>
          <w:rFonts w:ascii="Arial" w:hAnsi="Arial" w:cs="Arial"/>
        </w:rPr>
      </w:pPr>
      <w:r w:rsidRPr="00AE079A">
        <w:rPr>
          <w:rFonts w:ascii="Arial" w:eastAsiaTheme="minorEastAsia" w:hAnsi="Arial" w:cs="Arial"/>
        </w:rPr>
        <w:t>-</w:t>
      </w:r>
      <w:r w:rsidR="00F204A0" w:rsidRPr="00AE079A">
        <w:rPr>
          <w:rFonts w:ascii="Arial" w:eastAsiaTheme="minorEastAsia" w:hAnsi="Arial" w:cs="Arial"/>
        </w:rPr>
        <w:t xml:space="preserve"> </w:t>
      </w:r>
      <w:r w:rsidRPr="00AE079A">
        <w:rPr>
          <w:rFonts w:ascii="Arial" w:eastAsiaTheme="minorEastAsia" w:hAnsi="Arial" w:cs="Arial"/>
        </w:rPr>
        <w:t>Exportadores: Grãos com avarias, afeta a reputação e aceitação mercado internacional.</w:t>
      </w:r>
    </w:p>
    <w:p w14:paraId="68495A84" w14:textId="0C1583A0" w:rsidR="003B19E2" w:rsidRPr="00AE079A" w:rsidRDefault="003B19E2" w:rsidP="00F204A0">
      <w:pPr>
        <w:spacing w:line="360" w:lineRule="auto"/>
        <w:ind w:firstLine="709"/>
        <w:jc w:val="both"/>
        <w:rPr>
          <w:rFonts w:ascii="Arial" w:hAnsi="Arial" w:cs="Arial"/>
        </w:rPr>
      </w:pPr>
      <w:r w:rsidRPr="00AE079A">
        <w:rPr>
          <w:rFonts w:ascii="Arial" w:eastAsiaTheme="minorEastAsia" w:hAnsi="Arial" w:cs="Arial"/>
        </w:rPr>
        <w:t>-</w:t>
      </w:r>
      <w:r w:rsidR="00F204A0" w:rsidRPr="00AE079A">
        <w:rPr>
          <w:rFonts w:ascii="Arial" w:eastAsiaTheme="minorEastAsia" w:hAnsi="Arial" w:cs="Arial"/>
        </w:rPr>
        <w:t xml:space="preserve"> </w:t>
      </w:r>
      <w:r w:rsidRPr="00AE079A">
        <w:rPr>
          <w:rFonts w:ascii="Arial" w:eastAsiaTheme="minorEastAsia" w:hAnsi="Arial" w:cs="Arial"/>
        </w:rPr>
        <w:t>Consumidores finais: Ao comprar grãos com qualidade afetada, o consumidor pode acabar sofrendo com intoxicações, e desenvolver uma insegurança alimentar.</w:t>
      </w:r>
    </w:p>
    <w:p w14:paraId="61226AB8" w14:textId="77777777" w:rsidR="003B19E2" w:rsidRPr="00AE079A" w:rsidRDefault="003B19E2" w:rsidP="003B19E2">
      <w:pPr>
        <w:spacing w:line="360" w:lineRule="auto"/>
        <w:jc w:val="both"/>
        <w:rPr>
          <w:rFonts w:ascii="Arial" w:hAnsi="Arial" w:cs="Arial"/>
        </w:rPr>
      </w:pPr>
      <w:r w:rsidRPr="00AE079A">
        <w:rPr>
          <w:rFonts w:ascii="Arial" w:eastAsiaTheme="minorEastAsia" w:hAnsi="Arial" w:cs="Arial"/>
        </w:rPr>
        <w:t xml:space="preserve"> </w:t>
      </w:r>
    </w:p>
    <w:p w14:paraId="0064FCD9" w14:textId="6912CB2F" w:rsidR="003B19E2" w:rsidRPr="00AE079A" w:rsidRDefault="003B19E2" w:rsidP="003B19E2">
      <w:pPr>
        <w:spacing w:line="360" w:lineRule="auto"/>
        <w:jc w:val="both"/>
        <w:rPr>
          <w:rFonts w:ascii="Arial" w:hAnsi="Arial" w:cs="Arial"/>
        </w:rPr>
      </w:pPr>
      <w:r w:rsidRPr="00AE079A">
        <w:rPr>
          <w:rFonts w:ascii="Arial" w:eastAsiaTheme="minorEastAsia" w:hAnsi="Arial" w:cs="Arial"/>
        </w:rPr>
        <w:t xml:space="preserve"> Principal afetados</w:t>
      </w:r>
    </w:p>
    <w:p w14:paraId="3D44C8CE" w14:textId="1109C915" w:rsidR="003B19E2" w:rsidRPr="00AE079A" w:rsidRDefault="003B19E2" w:rsidP="000A0D7F">
      <w:pPr>
        <w:spacing w:line="360" w:lineRule="auto"/>
        <w:ind w:firstLine="709"/>
        <w:jc w:val="both"/>
        <w:rPr>
          <w:rFonts w:ascii="Arial" w:hAnsi="Arial" w:cs="Arial"/>
        </w:rPr>
      </w:pPr>
      <w:r w:rsidRPr="00AE079A">
        <w:rPr>
          <w:rFonts w:ascii="Arial" w:eastAsiaTheme="minorEastAsia" w:hAnsi="Arial" w:cs="Arial"/>
        </w:rPr>
        <w:t>-</w:t>
      </w:r>
      <w:r w:rsidR="000A0D7F" w:rsidRPr="00AE079A">
        <w:rPr>
          <w:rFonts w:ascii="Arial" w:eastAsiaTheme="minorEastAsia" w:hAnsi="Arial" w:cs="Arial"/>
        </w:rPr>
        <w:t xml:space="preserve"> </w:t>
      </w:r>
      <w:r w:rsidRPr="00AE079A">
        <w:rPr>
          <w:rFonts w:ascii="Arial" w:eastAsiaTheme="minorEastAsia" w:hAnsi="Arial" w:cs="Arial"/>
        </w:rPr>
        <w:t xml:space="preserve">Brasil: Por ser o maior exportador e possuir a maior parte do seu PIB </w:t>
      </w:r>
      <w:r w:rsidR="00703CEA" w:rsidRPr="00AE079A">
        <w:rPr>
          <w:rFonts w:ascii="Arial" w:eastAsiaTheme="minorEastAsia" w:hAnsi="Arial" w:cs="Arial"/>
        </w:rPr>
        <w:t>constituído</w:t>
      </w:r>
      <w:r w:rsidRPr="00AE079A">
        <w:rPr>
          <w:rFonts w:ascii="Arial" w:eastAsiaTheme="minorEastAsia" w:hAnsi="Arial" w:cs="Arial"/>
        </w:rPr>
        <w:t xml:space="preserve"> por esse ramo, o descarte de soja por motivos de mal armazenamento afeta diretamente a economia do país.</w:t>
      </w:r>
    </w:p>
    <w:p w14:paraId="12D8549E" w14:textId="77777777" w:rsidR="003B19E2" w:rsidRPr="00AE079A" w:rsidRDefault="003B19E2" w:rsidP="003B19E2"/>
    <w:p w14:paraId="1032E1BB" w14:textId="77777777" w:rsidR="003B19E2" w:rsidRPr="00AE079A" w:rsidRDefault="003B19E2" w:rsidP="003B19E2"/>
    <w:p w14:paraId="0B0A7C7B" w14:textId="77777777" w:rsidR="003B19E2" w:rsidRPr="00AE079A" w:rsidRDefault="003B19E2" w:rsidP="003B19E2"/>
    <w:p w14:paraId="2C564158" w14:textId="77777777" w:rsidR="003B19E2" w:rsidRPr="00AE079A" w:rsidRDefault="003B19E2" w:rsidP="003B19E2"/>
    <w:p w14:paraId="04158B77" w14:textId="77777777" w:rsidR="003B19E2" w:rsidRPr="00AE079A" w:rsidRDefault="003B19E2" w:rsidP="003B19E2"/>
    <w:p w14:paraId="4993F413" w14:textId="77777777" w:rsidR="003B19E2" w:rsidRPr="00AE079A" w:rsidRDefault="003B19E2" w:rsidP="003B19E2"/>
    <w:p w14:paraId="4C075E4F" w14:textId="77777777" w:rsidR="003B19E2" w:rsidRPr="00AE079A" w:rsidRDefault="003B19E2" w:rsidP="003B19E2"/>
    <w:p w14:paraId="51B9DBA2" w14:textId="77777777" w:rsidR="003B19E2" w:rsidRPr="00AE079A" w:rsidRDefault="003B19E2" w:rsidP="003B19E2"/>
    <w:p w14:paraId="622BB502" w14:textId="77777777" w:rsidR="003B19E2" w:rsidRPr="00AE079A" w:rsidRDefault="003B19E2" w:rsidP="003B19E2"/>
    <w:p w14:paraId="41CC01CA" w14:textId="77777777" w:rsidR="003B19E2" w:rsidRPr="00AE079A" w:rsidRDefault="003B19E2" w:rsidP="003B19E2"/>
    <w:p w14:paraId="4A6D8A15" w14:textId="77777777" w:rsidR="003B19E2" w:rsidRPr="00AE079A" w:rsidRDefault="003B19E2" w:rsidP="003B19E2"/>
    <w:p w14:paraId="52A06997" w14:textId="77777777" w:rsidR="000A0D7F" w:rsidRPr="00AE079A" w:rsidRDefault="000A0D7F" w:rsidP="003B19E2"/>
    <w:p w14:paraId="67573074" w14:textId="41F9458D" w:rsidR="003B19E2" w:rsidRPr="00AE079A" w:rsidRDefault="00B73690" w:rsidP="003B19E2">
      <w:pPr>
        <w:pStyle w:val="Ttulo2"/>
        <w:spacing w:before="182" w:line="360" w:lineRule="auto"/>
        <w:jc w:val="both"/>
        <w:rPr>
          <w:rFonts w:eastAsia="Arial" w:cs="Arial"/>
          <w:color w:val="auto"/>
          <w:szCs w:val="28"/>
        </w:rPr>
      </w:pPr>
      <w:bookmarkStart w:id="5" w:name="_Toc169293910"/>
      <w:r w:rsidRPr="00AE079A">
        <w:rPr>
          <w:rFonts w:eastAsia="Arial" w:cs="Arial"/>
          <w:bCs/>
          <w:color w:val="auto"/>
          <w:szCs w:val="28"/>
        </w:rPr>
        <w:lastRenderedPageBreak/>
        <w:t>1.3 Este Problema Tende A Diminuir Ou Aumentar?</w:t>
      </w:r>
      <w:bookmarkEnd w:id="5"/>
    </w:p>
    <w:p w14:paraId="447E263A" w14:textId="77777777" w:rsidR="003B19E2" w:rsidRPr="00AE079A" w:rsidRDefault="003B19E2" w:rsidP="003B19E2">
      <w:pPr>
        <w:pStyle w:val="p2"/>
        <w:rPr>
          <w:rFonts w:hint="eastAsia"/>
        </w:rPr>
      </w:pPr>
    </w:p>
    <w:p w14:paraId="368D4B80" w14:textId="77777777" w:rsidR="003B19E2" w:rsidRPr="00AE079A" w:rsidRDefault="003B19E2" w:rsidP="002C4A95">
      <w:pPr>
        <w:pStyle w:val="p3"/>
        <w:spacing w:line="360" w:lineRule="auto"/>
        <w:ind w:firstLine="709"/>
        <w:jc w:val="both"/>
        <w:rPr>
          <w:rFonts w:ascii="Arial" w:hAnsi="Arial" w:cs="Arial"/>
          <w:sz w:val="24"/>
          <w:szCs w:val="24"/>
        </w:rPr>
      </w:pPr>
      <w:r w:rsidRPr="00AE079A">
        <w:rPr>
          <w:rStyle w:val="s2"/>
          <w:rFonts w:ascii="Arial" w:hAnsi="Arial" w:cs="Arial"/>
          <w:sz w:val="24"/>
          <w:szCs w:val="24"/>
        </w:rPr>
        <w:t>O problema de desperdício de soja devido às más condições de temperatura e umidade do ar nos silos tendem a aumentar.</w:t>
      </w:r>
    </w:p>
    <w:p w14:paraId="65962B77" w14:textId="77777777" w:rsidR="003B19E2" w:rsidRPr="00AE079A" w:rsidRDefault="003B19E2" w:rsidP="002C4A95">
      <w:pPr>
        <w:pStyle w:val="p3"/>
        <w:spacing w:line="360" w:lineRule="auto"/>
        <w:jc w:val="both"/>
        <w:rPr>
          <w:rStyle w:val="s2"/>
          <w:rFonts w:ascii="Arial" w:hAnsi="Arial" w:cs="Arial"/>
          <w:sz w:val="24"/>
          <w:szCs w:val="24"/>
        </w:rPr>
      </w:pPr>
      <w:r w:rsidRPr="00AE079A">
        <w:rPr>
          <w:rStyle w:val="s2"/>
          <w:rFonts w:ascii="Arial" w:hAnsi="Arial" w:cs="Arial"/>
          <w:sz w:val="24"/>
          <w:szCs w:val="24"/>
        </w:rPr>
        <w:t>Isso porque existem poucas soluções que resolvem esse problema de forma eficaz, e as existentes possuem um custo muito elevado.</w:t>
      </w:r>
    </w:p>
    <w:p w14:paraId="4D0E5663" w14:textId="77777777" w:rsidR="003B19E2" w:rsidRPr="00AE079A" w:rsidRDefault="003B19E2" w:rsidP="002C4A95">
      <w:pPr>
        <w:pStyle w:val="p3"/>
        <w:spacing w:line="360" w:lineRule="auto"/>
        <w:jc w:val="both"/>
        <w:rPr>
          <w:rFonts w:ascii="Arial" w:hAnsi="Arial" w:cs="Arial"/>
          <w:sz w:val="24"/>
          <w:szCs w:val="24"/>
        </w:rPr>
      </w:pPr>
      <w:r w:rsidRPr="00AE079A">
        <w:rPr>
          <w:rStyle w:val="s2"/>
          <w:rFonts w:ascii="Arial" w:hAnsi="Arial" w:cs="Arial"/>
          <w:sz w:val="24"/>
          <w:szCs w:val="24"/>
        </w:rPr>
        <w:t>Outro fator é a questão de temperatura, que vem se tornando uma questão ameaçadora para esse ramo</w:t>
      </w:r>
      <w:r w:rsidRPr="00AE079A">
        <w:rPr>
          <w:rFonts w:ascii="Arial" w:hAnsi="Arial" w:cs="Arial"/>
          <w:sz w:val="24"/>
          <w:szCs w:val="24"/>
        </w:rPr>
        <w:t xml:space="preserve"> </w:t>
      </w:r>
      <w:r w:rsidRPr="00AE079A">
        <w:rPr>
          <w:rStyle w:val="s2"/>
          <w:rFonts w:ascii="Arial" w:hAnsi="Arial" w:cs="Arial"/>
          <w:sz w:val="24"/>
          <w:szCs w:val="24"/>
        </w:rPr>
        <w:t>(aquecimento global).</w:t>
      </w:r>
    </w:p>
    <w:p w14:paraId="3A14EBDB" w14:textId="77777777" w:rsidR="003B19E2" w:rsidRPr="00AE079A" w:rsidRDefault="003B19E2" w:rsidP="00136262">
      <w:pPr>
        <w:jc w:val="both"/>
      </w:pPr>
    </w:p>
    <w:p w14:paraId="4FA90CDF" w14:textId="77777777" w:rsidR="003B19E2" w:rsidRPr="00AE079A" w:rsidRDefault="003B19E2" w:rsidP="003B19E2"/>
    <w:p w14:paraId="235F9876" w14:textId="77777777" w:rsidR="003B19E2" w:rsidRPr="00AE079A" w:rsidRDefault="003B19E2" w:rsidP="003B19E2"/>
    <w:p w14:paraId="2568AB5B" w14:textId="77777777" w:rsidR="003B19E2" w:rsidRPr="00AE079A" w:rsidRDefault="003B19E2" w:rsidP="003B19E2"/>
    <w:p w14:paraId="3B827649" w14:textId="77777777" w:rsidR="003B19E2" w:rsidRPr="00AE079A" w:rsidRDefault="003B19E2" w:rsidP="003B19E2"/>
    <w:p w14:paraId="17009927" w14:textId="77777777" w:rsidR="003B19E2" w:rsidRPr="00AE079A" w:rsidRDefault="003B19E2" w:rsidP="003B19E2"/>
    <w:p w14:paraId="0D001D5A" w14:textId="77777777" w:rsidR="003B19E2" w:rsidRPr="00AE079A" w:rsidRDefault="003B19E2" w:rsidP="003B19E2"/>
    <w:p w14:paraId="5872B14D" w14:textId="77777777" w:rsidR="003B19E2" w:rsidRPr="00AE079A" w:rsidRDefault="003B19E2" w:rsidP="003B19E2"/>
    <w:p w14:paraId="4308CC3C" w14:textId="77777777" w:rsidR="003B19E2" w:rsidRPr="00AE079A" w:rsidRDefault="003B19E2" w:rsidP="003B19E2"/>
    <w:p w14:paraId="438FFDE7" w14:textId="77777777" w:rsidR="003B19E2" w:rsidRPr="00AE079A" w:rsidRDefault="003B19E2" w:rsidP="003B19E2"/>
    <w:p w14:paraId="060C542C" w14:textId="77777777" w:rsidR="003B19E2" w:rsidRPr="00AE079A" w:rsidRDefault="003B19E2" w:rsidP="003B19E2"/>
    <w:p w14:paraId="2205D9E1" w14:textId="77777777" w:rsidR="003B19E2" w:rsidRPr="00AE079A" w:rsidRDefault="003B19E2" w:rsidP="003B19E2"/>
    <w:p w14:paraId="55844190" w14:textId="77777777" w:rsidR="003B19E2" w:rsidRPr="00AE079A" w:rsidRDefault="003B19E2" w:rsidP="003B19E2"/>
    <w:p w14:paraId="4DD40D53" w14:textId="77777777" w:rsidR="003B19E2" w:rsidRPr="00AE079A" w:rsidRDefault="003B19E2" w:rsidP="003B19E2"/>
    <w:p w14:paraId="5B100517" w14:textId="77777777" w:rsidR="003B19E2" w:rsidRPr="00AE079A" w:rsidRDefault="003B19E2" w:rsidP="003B19E2"/>
    <w:p w14:paraId="10A01854" w14:textId="77777777" w:rsidR="003B19E2" w:rsidRPr="00AE079A" w:rsidRDefault="003B19E2" w:rsidP="003B19E2"/>
    <w:p w14:paraId="68D2013D" w14:textId="77777777" w:rsidR="003B19E2" w:rsidRPr="00AE079A" w:rsidRDefault="003B19E2" w:rsidP="003B19E2"/>
    <w:p w14:paraId="5B86803D" w14:textId="77777777" w:rsidR="003B19E2" w:rsidRPr="00AE079A" w:rsidRDefault="003B19E2" w:rsidP="003B19E2">
      <w:pPr>
        <w:spacing w:line="360" w:lineRule="auto"/>
        <w:jc w:val="both"/>
        <w:rPr>
          <w:del w:id="6" w:author="Microsoft Word" w:date="2024-03-19T17:14:00Z"/>
        </w:rPr>
      </w:pPr>
    </w:p>
    <w:p w14:paraId="51F28065" w14:textId="77777777" w:rsidR="003B19E2" w:rsidRPr="00AE079A" w:rsidRDefault="003B19E2" w:rsidP="003B19E2">
      <w:pPr>
        <w:spacing w:before="182" w:line="360" w:lineRule="auto"/>
        <w:jc w:val="both"/>
      </w:pPr>
      <w:r w:rsidRPr="00AE079A">
        <w:br w:type="page"/>
      </w:r>
    </w:p>
    <w:p w14:paraId="5F349388" w14:textId="29434F7C" w:rsidR="003B19E2" w:rsidRPr="00AE079A" w:rsidRDefault="003A3182" w:rsidP="003A3182">
      <w:pPr>
        <w:pStyle w:val="Ttulo2"/>
        <w:rPr>
          <w:color w:val="auto"/>
        </w:rPr>
      </w:pPr>
      <w:bookmarkStart w:id="7" w:name="_Toc169293911"/>
      <w:r w:rsidRPr="00AE079A">
        <w:rPr>
          <w:color w:val="auto"/>
        </w:rPr>
        <w:lastRenderedPageBreak/>
        <w:t>1.4 Quanto Custa Esse Problema?</w:t>
      </w:r>
      <w:bookmarkEnd w:id="7"/>
    </w:p>
    <w:p w14:paraId="7F0CB75F" w14:textId="77777777" w:rsidR="003B19E2" w:rsidRPr="00AE079A" w:rsidRDefault="003B19E2" w:rsidP="003B19E2">
      <w:pPr>
        <w:spacing w:line="360" w:lineRule="auto"/>
        <w:jc w:val="both"/>
      </w:pPr>
    </w:p>
    <w:p w14:paraId="25E3B817" w14:textId="77777777" w:rsidR="003B19E2" w:rsidRPr="00AE079A" w:rsidRDefault="003B19E2" w:rsidP="00136262">
      <w:pPr>
        <w:spacing w:line="360" w:lineRule="auto"/>
        <w:ind w:firstLine="709"/>
        <w:jc w:val="both"/>
        <w:rPr>
          <w:rFonts w:ascii="Arial" w:hAnsi="Arial" w:cs="Arial"/>
        </w:rPr>
      </w:pPr>
      <w:r w:rsidRPr="00AE079A">
        <w:rPr>
          <w:rFonts w:ascii="Arial" w:hAnsi="Arial" w:cs="Arial"/>
        </w:rPr>
        <w:t>O problema de umidade dentro dos silos pode resultar em perdas qualitativas e ou financeiras.  Como:</w:t>
      </w:r>
    </w:p>
    <w:p w14:paraId="2C1A1882" w14:textId="77777777" w:rsidR="003B19E2" w:rsidRPr="00AE079A" w:rsidRDefault="003B19E2" w:rsidP="00136262">
      <w:pPr>
        <w:spacing w:line="360" w:lineRule="auto"/>
        <w:ind w:firstLine="709"/>
        <w:jc w:val="both"/>
        <w:rPr>
          <w:rFonts w:ascii="Arial" w:eastAsia="Aptos" w:hAnsi="Arial" w:cs="Arial"/>
        </w:rPr>
      </w:pPr>
      <w:r w:rsidRPr="00AE079A">
        <w:rPr>
          <w:rFonts w:ascii="Arial" w:hAnsi="Arial" w:cs="Arial"/>
          <w:b/>
          <w:bCs/>
        </w:rPr>
        <w:t>Perda de qualidade</w:t>
      </w:r>
      <w:r w:rsidRPr="00AE079A">
        <w:rPr>
          <w:rFonts w:ascii="Arial" w:hAnsi="Arial" w:cs="Arial"/>
        </w:rPr>
        <w:t>: Quando a soja está muito úmida, ela está mais propicia a ter fungos e bactérias que fazem mal a seres humanos e animais. A má umidade p</w:t>
      </w:r>
      <w:r w:rsidRPr="00AE079A">
        <w:rPr>
          <w:rFonts w:ascii="Arial" w:eastAsia="Aptos" w:hAnsi="Arial" w:cs="Arial"/>
        </w:rPr>
        <w:t>ode estimular a germinação da soja dentro do silo, o que dificulta sua comercialização, além de que a germinação consome nutrientes, proteínas, óleos e vitaminas, o que reduz seu valor nutricional.</w:t>
      </w:r>
    </w:p>
    <w:p w14:paraId="002AF804" w14:textId="77777777" w:rsidR="003B19E2" w:rsidRPr="00AE079A" w:rsidRDefault="003B19E2" w:rsidP="00136262">
      <w:pPr>
        <w:spacing w:line="360" w:lineRule="auto"/>
        <w:ind w:firstLine="709"/>
        <w:jc w:val="both"/>
        <w:rPr>
          <w:rFonts w:ascii="Arial" w:hAnsi="Arial" w:cs="Arial"/>
        </w:rPr>
      </w:pPr>
      <w:r w:rsidRPr="00AE079A">
        <w:rPr>
          <w:rFonts w:ascii="Arial" w:hAnsi="Arial" w:cs="Arial"/>
          <w:b/>
          <w:bCs/>
        </w:rPr>
        <w:t>Perda de peso</w:t>
      </w:r>
      <w:r w:rsidRPr="00AE079A">
        <w:rPr>
          <w:rFonts w:ascii="Arial" w:hAnsi="Arial" w:cs="Arial"/>
        </w:rPr>
        <w:t>: A soja perde até 10% do seu peso devido à desidratação em temperaturas e umidades inadequadas, a perda de peso significa que o produtor terá menos sacas para vender, o que resulta em uma redução da receita.</w:t>
      </w:r>
    </w:p>
    <w:p w14:paraId="0B795B31" w14:textId="77777777" w:rsidR="003B19E2" w:rsidRPr="00AE079A" w:rsidRDefault="003B19E2" w:rsidP="00136262">
      <w:pPr>
        <w:spacing w:line="360" w:lineRule="auto"/>
        <w:ind w:firstLine="709"/>
        <w:jc w:val="both"/>
        <w:rPr>
          <w:rFonts w:ascii="Arial" w:hAnsi="Arial" w:cs="Arial"/>
        </w:rPr>
      </w:pPr>
      <w:r w:rsidRPr="00AE079A">
        <w:rPr>
          <w:rFonts w:ascii="Arial" w:hAnsi="Arial" w:cs="Arial"/>
          <w:b/>
          <w:bCs/>
        </w:rPr>
        <w:t>Descontos no preço</w:t>
      </w:r>
      <w:r w:rsidRPr="00AE079A">
        <w:rPr>
          <w:rFonts w:ascii="Arial" w:hAnsi="Arial" w:cs="Arial"/>
        </w:rPr>
        <w:t>: Soja com qualidade inferior pode receber descontos no preço de venda.</w:t>
      </w:r>
    </w:p>
    <w:p w14:paraId="49AC20F2" w14:textId="77777777" w:rsidR="003B19E2" w:rsidRPr="00AE079A" w:rsidRDefault="003B19E2" w:rsidP="003B19E2">
      <w:pPr>
        <w:spacing w:line="360" w:lineRule="auto"/>
        <w:jc w:val="both"/>
      </w:pPr>
    </w:p>
    <w:p w14:paraId="6B78CA54" w14:textId="77777777" w:rsidR="003B19E2" w:rsidRPr="00AE079A" w:rsidRDefault="003B19E2" w:rsidP="003B19E2">
      <w:pPr>
        <w:spacing w:line="360" w:lineRule="auto"/>
        <w:jc w:val="both"/>
      </w:pPr>
    </w:p>
    <w:p w14:paraId="13F6F50D" w14:textId="77777777" w:rsidR="003B19E2" w:rsidRPr="00AE079A" w:rsidRDefault="003B19E2" w:rsidP="003B19E2">
      <w:pPr>
        <w:spacing w:before="182" w:line="360" w:lineRule="auto"/>
        <w:jc w:val="both"/>
      </w:pPr>
      <w:r w:rsidRPr="00AE079A">
        <w:br w:type="page"/>
      </w:r>
    </w:p>
    <w:p w14:paraId="66312870" w14:textId="5791C863" w:rsidR="003B19E2" w:rsidRPr="00AE079A" w:rsidRDefault="004E61FF" w:rsidP="00136262">
      <w:pPr>
        <w:pStyle w:val="Ttulo2"/>
        <w:spacing w:line="360" w:lineRule="auto"/>
        <w:rPr>
          <w:rFonts w:eastAsia="Arial" w:cs="Arial"/>
          <w:color w:val="auto"/>
          <w:szCs w:val="28"/>
        </w:rPr>
      </w:pPr>
      <w:bookmarkStart w:id="8" w:name="_Toc169293912"/>
      <w:r w:rsidRPr="00AE079A">
        <w:rPr>
          <w:rFonts w:eastAsia="Arial" w:cs="Arial"/>
          <w:bCs/>
          <w:color w:val="auto"/>
          <w:szCs w:val="28"/>
        </w:rPr>
        <w:lastRenderedPageBreak/>
        <w:t>1.5 O Problema Afeta Os Aspectos De Sustentabilidade?</w:t>
      </w:r>
      <w:bookmarkEnd w:id="8"/>
    </w:p>
    <w:p w14:paraId="3E16F25F" w14:textId="77777777" w:rsidR="00136262" w:rsidRPr="00AE079A" w:rsidRDefault="00136262" w:rsidP="00136262">
      <w:pPr>
        <w:shd w:val="clear" w:color="auto" w:fill="FFFFFF" w:themeFill="background1"/>
        <w:spacing w:after="0"/>
        <w:ind w:firstLine="709"/>
        <w:jc w:val="both"/>
        <w:rPr>
          <w:rFonts w:ascii="Arial" w:eastAsia="Segoe UI" w:hAnsi="Arial" w:cs="Arial"/>
        </w:rPr>
      </w:pPr>
    </w:p>
    <w:p w14:paraId="06E9510B" w14:textId="0EB12CF9" w:rsidR="003B19E2" w:rsidRPr="00AE079A" w:rsidRDefault="003B19E2" w:rsidP="00136262">
      <w:pPr>
        <w:shd w:val="clear" w:color="auto" w:fill="FFFFFF" w:themeFill="background1"/>
        <w:spacing w:after="0"/>
        <w:ind w:firstLine="709"/>
        <w:jc w:val="both"/>
        <w:rPr>
          <w:rFonts w:ascii="Arial" w:hAnsi="Arial" w:cs="Arial"/>
          <w:sz w:val="28"/>
          <w:szCs w:val="28"/>
        </w:rPr>
      </w:pPr>
      <w:r w:rsidRPr="00AE079A">
        <w:rPr>
          <w:rFonts w:ascii="Arial" w:eastAsia="Segoe UI" w:hAnsi="Arial" w:cs="Arial"/>
        </w:rPr>
        <w:t>Com toda a certeza! O problema no armazenamento em silos de grãos de soja devido à umidade e temperatura pode afetar significativamente os aspectos de sustentabilidade. Como:</w:t>
      </w:r>
    </w:p>
    <w:p w14:paraId="3FD6CC3E" w14:textId="77777777" w:rsidR="003B19E2" w:rsidRPr="00AE079A" w:rsidRDefault="003B19E2" w:rsidP="003B19E2">
      <w:pPr>
        <w:shd w:val="clear" w:color="auto" w:fill="FFFFFF" w:themeFill="background1"/>
        <w:spacing w:after="0"/>
        <w:jc w:val="both"/>
        <w:rPr>
          <w:rFonts w:ascii="Arial" w:eastAsia="Segoe UI" w:hAnsi="Arial" w:cs="Arial"/>
        </w:rPr>
      </w:pPr>
    </w:p>
    <w:p w14:paraId="2E6637AC" w14:textId="77777777" w:rsidR="003B19E2" w:rsidRPr="00AE079A" w:rsidRDefault="003B19E2" w:rsidP="00136262">
      <w:pPr>
        <w:shd w:val="clear" w:color="auto" w:fill="FFFFFF" w:themeFill="background1"/>
        <w:spacing w:after="0"/>
        <w:ind w:firstLine="709"/>
        <w:jc w:val="both"/>
        <w:rPr>
          <w:rFonts w:ascii="Arial" w:eastAsia="Segoe UI" w:hAnsi="Arial" w:cs="Arial"/>
        </w:rPr>
      </w:pPr>
      <w:r w:rsidRPr="00AE079A">
        <w:rPr>
          <w:rFonts w:ascii="Arial" w:eastAsia="Segoe UI" w:hAnsi="Arial" w:cs="Arial"/>
        </w:rPr>
        <w:t>1. Perdas de Produto: A umidade excessiva pode levar ao apodrecimento dos grãos, resultando em perdas significativas de produto. Isso não só desperdiça recursos alimentares, mas também contribui para a insegurança alimentar e aumenta a pressão sobre os sistemas agrícolas para produzir mais.</w:t>
      </w:r>
    </w:p>
    <w:p w14:paraId="22729076" w14:textId="77777777" w:rsidR="003B19E2" w:rsidRPr="00AE079A" w:rsidRDefault="003B19E2" w:rsidP="003B19E2">
      <w:pPr>
        <w:shd w:val="clear" w:color="auto" w:fill="FFFFFF" w:themeFill="background1"/>
        <w:spacing w:after="0"/>
        <w:jc w:val="both"/>
        <w:rPr>
          <w:rFonts w:ascii="Arial" w:hAnsi="Arial" w:cs="Arial"/>
          <w:sz w:val="28"/>
          <w:szCs w:val="28"/>
        </w:rPr>
      </w:pPr>
    </w:p>
    <w:p w14:paraId="201CC394" w14:textId="77777777" w:rsidR="003B19E2" w:rsidRPr="00AE079A" w:rsidRDefault="003B19E2" w:rsidP="00136262">
      <w:pPr>
        <w:shd w:val="clear" w:color="auto" w:fill="FFFFFF" w:themeFill="background1"/>
        <w:spacing w:after="0"/>
        <w:ind w:firstLine="709"/>
        <w:jc w:val="both"/>
        <w:rPr>
          <w:rFonts w:ascii="Arial" w:hAnsi="Arial" w:cs="Arial"/>
          <w:sz w:val="28"/>
          <w:szCs w:val="28"/>
        </w:rPr>
      </w:pPr>
      <w:r w:rsidRPr="00AE079A">
        <w:rPr>
          <w:rFonts w:ascii="Arial" w:eastAsia="Segoe UI" w:hAnsi="Arial" w:cs="Arial"/>
        </w:rPr>
        <w:t>2. Consumo de Energia: Para controlar a umidade e a temperatura dentro dos silos, muitas vezes são necessários sistemas de ventilação e climatização que consomem energia. O uso excessivo de energia não renovável contribui para as emissões de gases de efeito estufa e aumenta a pegada de carbono do processo de armazenamento.</w:t>
      </w:r>
    </w:p>
    <w:p w14:paraId="0A87CDE6" w14:textId="77777777" w:rsidR="003B19E2" w:rsidRPr="00AE079A" w:rsidRDefault="003B19E2" w:rsidP="003B19E2">
      <w:pPr>
        <w:shd w:val="clear" w:color="auto" w:fill="FFFFFF" w:themeFill="background1"/>
        <w:spacing w:after="0"/>
        <w:jc w:val="both"/>
        <w:rPr>
          <w:rFonts w:ascii="Arial" w:hAnsi="Arial" w:cs="Arial"/>
          <w:sz w:val="28"/>
          <w:szCs w:val="28"/>
        </w:rPr>
      </w:pPr>
    </w:p>
    <w:p w14:paraId="16F2AED3" w14:textId="77777777" w:rsidR="003B19E2" w:rsidRPr="00AE079A" w:rsidRDefault="003B19E2" w:rsidP="006F54E0">
      <w:pPr>
        <w:shd w:val="clear" w:color="auto" w:fill="FFFFFF" w:themeFill="background1"/>
        <w:spacing w:after="0"/>
        <w:ind w:firstLine="709"/>
        <w:jc w:val="both"/>
        <w:rPr>
          <w:rFonts w:ascii="Arial" w:hAnsi="Arial" w:cs="Arial"/>
          <w:sz w:val="28"/>
          <w:szCs w:val="28"/>
        </w:rPr>
      </w:pPr>
      <w:r w:rsidRPr="00AE079A">
        <w:rPr>
          <w:rFonts w:ascii="Arial" w:eastAsia="Segoe UI" w:hAnsi="Arial" w:cs="Arial"/>
        </w:rPr>
        <w:t>3. Impacto Ambiental: O apodrecimento de grãos pode levar à produção de gases como metano, um potente gás de efeito estufa, durante o processo de decomposição. Além disso, a eliminação de grãos estragados pode ter impactos negativos no solo e na água próximos aos locais de descarte.</w:t>
      </w:r>
    </w:p>
    <w:p w14:paraId="772985F4" w14:textId="77777777" w:rsidR="003B19E2" w:rsidRPr="00AE079A" w:rsidRDefault="003B19E2" w:rsidP="003B19E2">
      <w:pPr>
        <w:shd w:val="clear" w:color="auto" w:fill="FFFFFF" w:themeFill="background1"/>
        <w:spacing w:after="0"/>
        <w:jc w:val="both"/>
        <w:rPr>
          <w:rFonts w:ascii="Arial" w:hAnsi="Arial" w:cs="Arial"/>
          <w:sz w:val="28"/>
          <w:szCs w:val="28"/>
        </w:rPr>
      </w:pPr>
    </w:p>
    <w:p w14:paraId="0F04CF6A" w14:textId="77777777" w:rsidR="003B19E2" w:rsidRPr="00AE079A" w:rsidRDefault="003B19E2" w:rsidP="006F54E0">
      <w:pPr>
        <w:shd w:val="clear" w:color="auto" w:fill="FFFFFF" w:themeFill="background1"/>
        <w:spacing w:after="0"/>
        <w:ind w:firstLine="709"/>
        <w:jc w:val="both"/>
      </w:pPr>
      <w:r w:rsidRPr="00AE079A">
        <w:rPr>
          <w:rFonts w:ascii="Arial" w:eastAsia="Segoe UI" w:hAnsi="Arial" w:cs="Arial"/>
        </w:rPr>
        <w:t>4. Impacto Econômico: As perdas de produto devido à má gestão do armazenamento de grãos podem ter sérias repercussões econômicas para os agricultores, afetando sua renda e sustentabilidade financeira a longo prazo.</w:t>
      </w:r>
    </w:p>
    <w:p w14:paraId="4695CD08" w14:textId="77777777" w:rsidR="003B19E2" w:rsidRPr="00AE079A" w:rsidRDefault="003B19E2" w:rsidP="003B19E2">
      <w:pPr>
        <w:spacing w:before="182" w:line="360" w:lineRule="auto"/>
        <w:jc w:val="both"/>
      </w:pPr>
      <w:r w:rsidRPr="00AE079A">
        <w:br w:type="page"/>
      </w:r>
    </w:p>
    <w:p w14:paraId="7BE7763B" w14:textId="211E7D4D" w:rsidR="003B19E2" w:rsidRPr="00AE079A" w:rsidRDefault="00961FDE" w:rsidP="00961FDE">
      <w:pPr>
        <w:pStyle w:val="Ttulo2"/>
        <w:rPr>
          <w:color w:val="auto"/>
        </w:rPr>
      </w:pPr>
      <w:bookmarkStart w:id="9" w:name="_Toc169293913"/>
      <w:r w:rsidRPr="00AE079A">
        <w:rPr>
          <w:color w:val="auto"/>
        </w:rPr>
        <w:lastRenderedPageBreak/>
        <w:t xml:space="preserve">1.6 </w:t>
      </w:r>
      <w:r w:rsidR="00AE4224" w:rsidRPr="00AE079A">
        <w:rPr>
          <w:color w:val="auto"/>
        </w:rPr>
        <w:t>Já Existe Algum Movimento Para Resolver O Problema?</w:t>
      </w:r>
      <w:bookmarkEnd w:id="9"/>
    </w:p>
    <w:p w14:paraId="79AFBCD3" w14:textId="77777777" w:rsidR="003B19E2" w:rsidRPr="00AE079A" w:rsidRDefault="003B19E2" w:rsidP="003B19E2">
      <w:pPr>
        <w:spacing w:line="360" w:lineRule="auto"/>
        <w:jc w:val="both"/>
        <w:rPr>
          <w:rFonts w:ascii="Arial" w:hAnsi="Arial" w:cs="Arial"/>
        </w:rPr>
      </w:pPr>
    </w:p>
    <w:p w14:paraId="65EBF38B" w14:textId="77777777" w:rsidR="003B19E2" w:rsidRPr="00AE079A" w:rsidRDefault="003B19E2" w:rsidP="006F54E0">
      <w:pPr>
        <w:spacing w:before="182" w:line="360" w:lineRule="auto"/>
        <w:ind w:firstLine="709"/>
        <w:jc w:val="both"/>
        <w:rPr>
          <w:rFonts w:ascii="Arial" w:hAnsi="Arial" w:cs="Arial"/>
        </w:rPr>
      </w:pPr>
      <w:r w:rsidRPr="00AE079A">
        <w:rPr>
          <w:rFonts w:ascii="Arial" w:hAnsi="Arial" w:cs="Arial"/>
        </w:rPr>
        <w:t xml:space="preserve">Por ser o maior produtor de soja do mundo, o Brasil investe muito dinheiro na área, então muitas empresas já apresentam sensores de umidade e temperatura nos silos de armazenamento, como a empresa </w:t>
      </w:r>
      <w:proofErr w:type="spellStart"/>
      <w:r w:rsidRPr="00AE079A">
        <w:rPr>
          <w:rFonts w:ascii="Arial" w:hAnsi="Arial" w:cs="Arial"/>
        </w:rPr>
        <w:t>Procer</w:t>
      </w:r>
      <w:proofErr w:type="spellEnd"/>
      <w:r w:rsidRPr="00AE079A">
        <w:rPr>
          <w:rFonts w:ascii="Arial" w:hAnsi="Arial" w:cs="Arial"/>
        </w:rPr>
        <w:t xml:space="preserve">, por exemplo. </w:t>
      </w:r>
    </w:p>
    <w:p w14:paraId="27EB164E" w14:textId="77777777" w:rsidR="003B19E2" w:rsidRPr="00AE079A" w:rsidRDefault="003B19E2" w:rsidP="006F54E0">
      <w:pPr>
        <w:spacing w:before="182" w:line="360" w:lineRule="auto"/>
        <w:ind w:firstLine="709"/>
        <w:jc w:val="both"/>
        <w:rPr>
          <w:rFonts w:ascii="Arial" w:hAnsi="Arial" w:cs="Arial"/>
        </w:rPr>
      </w:pPr>
      <w:r w:rsidRPr="00AE079A">
        <w:rPr>
          <w:rFonts w:ascii="Arial" w:hAnsi="Arial" w:cs="Arial"/>
        </w:rPr>
        <w:t>Pelo investimento na agropecuária, as soluções com sensores são alternativas muito caras, onde cada sensor pode chegar a um valor entre R$ 2.700,00 à R$ 3.208,40, sem contar a instalação nos silos, além da baixa precisão de alguns sensores.</w:t>
      </w:r>
    </w:p>
    <w:p w14:paraId="00C37D04" w14:textId="77777777" w:rsidR="003B19E2" w:rsidRPr="00AE079A" w:rsidRDefault="003B19E2" w:rsidP="006F54E0">
      <w:pPr>
        <w:spacing w:before="182" w:line="360" w:lineRule="auto"/>
        <w:ind w:firstLine="709"/>
        <w:jc w:val="both"/>
        <w:rPr>
          <w:rFonts w:ascii="Arial" w:hAnsi="Arial" w:cs="Arial"/>
        </w:rPr>
      </w:pPr>
      <w:r w:rsidRPr="00AE079A">
        <w:rPr>
          <w:rFonts w:ascii="Arial" w:hAnsi="Arial" w:cs="Arial"/>
        </w:rPr>
        <w:t>Além desses sensores avulsos, existem empresas que se especificam na área de silos e monitoramento deles, desde sua secagem até mesmo o controle de temperatura e umidade em armazenamento. O principal fator dessas empresas é não disponibilizar o valor de seus sensores, sendo necessário que você mande um e-mail e faça um cadastro em alguns sites e esperar uma resposta da parte da empresa, atrasando muito o lado dos cerealistas de grãos de soja.</w:t>
      </w:r>
    </w:p>
    <w:p w14:paraId="669FAB49" w14:textId="46130E3F" w:rsidR="003B19E2" w:rsidRPr="00AE079A" w:rsidRDefault="003B19E2" w:rsidP="00C84B0F">
      <w:pPr>
        <w:spacing w:before="182" w:line="360" w:lineRule="auto"/>
        <w:ind w:firstLine="709"/>
        <w:jc w:val="both"/>
        <w:rPr>
          <w:rFonts w:ascii="Arial" w:hAnsi="Arial" w:cs="Arial"/>
        </w:rPr>
      </w:pPr>
      <w:r w:rsidRPr="00AE079A">
        <w:rPr>
          <w:rFonts w:ascii="Arial" w:hAnsi="Arial" w:cs="Arial"/>
        </w:rPr>
        <w:t>/* O diferencial no nosso projeto é a presença de uma calculadora financeira, onde você calcula toda sua perda (em dinheiro e em toneladas de soja, valor per sacas)</w:t>
      </w:r>
      <w:r w:rsidR="00C84B0F" w:rsidRPr="00AE079A">
        <w:rPr>
          <w:rFonts w:ascii="Arial" w:hAnsi="Arial" w:cs="Arial"/>
        </w:rPr>
        <w:t>.</w:t>
      </w:r>
      <w:r w:rsidR="00C32BFF" w:rsidRPr="00AE079A">
        <w:rPr>
          <w:rFonts w:ascii="Arial" w:hAnsi="Arial" w:cs="Arial"/>
        </w:rPr>
        <w:t xml:space="preserve"> </w:t>
      </w:r>
      <w:r w:rsidRPr="00AE079A">
        <w:rPr>
          <w:rFonts w:ascii="Arial" w:hAnsi="Arial" w:cs="Arial"/>
        </w:rPr>
        <w:t>*/</w:t>
      </w:r>
    </w:p>
    <w:p w14:paraId="175867A9" w14:textId="167B0F80" w:rsidR="006D6B5C" w:rsidRPr="00AE079A" w:rsidRDefault="006D6B5C" w:rsidP="006D6B5C"/>
    <w:p w14:paraId="0AE2CD8C" w14:textId="77777777" w:rsidR="003B19E2" w:rsidRPr="00AE079A" w:rsidRDefault="003B19E2" w:rsidP="006D6B5C"/>
    <w:p w14:paraId="68C0A6F4" w14:textId="77777777" w:rsidR="003B19E2" w:rsidRPr="00AE079A" w:rsidRDefault="003B19E2" w:rsidP="006D6B5C"/>
    <w:p w14:paraId="2717A76A" w14:textId="77777777" w:rsidR="003B19E2" w:rsidRPr="00AE079A" w:rsidRDefault="003B19E2" w:rsidP="006D6B5C"/>
    <w:p w14:paraId="78D3F890" w14:textId="77777777" w:rsidR="003B19E2" w:rsidRPr="00AE079A" w:rsidRDefault="003B19E2" w:rsidP="006D6B5C"/>
    <w:p w14:paraId="7AEC4FC4" w14:textId="77777777" w:rsidR="003B19E2" w:rsidRPr="00AE079A" w:rsidRDefault="003B19E2" w:rsidP="006D6B5C"/>
    <w:p w14:paraId="2E277527" w14:textId="77777777" w:rsidR="003B19E2" w:rsidRPr="00AE079A" w:rsidRDefault="003B19E2" w:rsidP="006D6B5C"/>
    <w:p w14:paraId="0A0BE547" w14:textId="77777777" w:rsidR="003B19E2" w:rsidRPr="00AE079A" w:rsidRDefault="003B19E2" w:rsidP="006D6B5C"/>
    <w:p w14:paraId="358D8BF2" w14:textId="25EB87D9" w:rsidR="006D6B5C" w:rsidRPr="00AE079A" w:rsidRDefault="00F6227D" w:rsidP="00F6227D">
      <w:pPr>
        <w:pStyle w:val="Ttulo1"/>
        <w:rPr>
          <w:color w:val="auto"/>
          <w:lang w:eastAsia="pt-BR"/>
        </w:rPr>
      </w:pPr>
      <w:bookmarkStart w:id="10" w:name="_Toc169293914"/>
      <w:r w:rsidRPr="00AE079A">
        <w:rPr>
          <w:color w:val="auto"/>
          <w:lang w:eastAsia="pt-BR"/>
        </w:rPr>
        <w:lastRenderedPageBreak/>
        <w:t>2 OBJETIVO</w:t>
      </w:r>
      <w:bookmarkEnd w:id="10"/>
    </w:p>
    <w:p w14:paraId="123E9CAE" w14:textId="77777777" w:rsidR="006D6B5C" w:rsidRPr="00AE079A" w:rsidRDefault="006D6B5C" w:rsidP="006D6B5C">
      <w:pPr>
        <w:spacing w:after="0" w:line="360" w:lineRule="auto"/>
        <w:ind w:firstLine="720"/>
        <w:jc w:val="both"/>
        <w:rPr>
          <w:rFonts w:ascii="Times New Roman" w:eastAsia="Times New Roman" w:hAnsi="Times New Roman" w:cs="Times New Roman"/>
          <w:lang w:eastAsia="pt-BR"/>
        </w:rPr>
      </w:pPr>
      <w:r w:rsidRPr="00AE079A">
        <w:rPr>
          <w:rFonts w:ascii="Arial" w:eastAsia="Times New Roman" w:hAnsi="Arial" w:cs="Arial"/>
          <w:kern w:val="0"/>
          <w:lang w:eastAsia="pt-BR"/>
          <w14:ligatures w14:val="none"/>
        </w:rPr>
        <w:t xml:space="preserve">Devido à grande expansão da produção agrícola brasileira sem o acompanhamento necessário para a construção de silos, o Brasil entrou em um grande problema devido a essa falta de local para armazenar, isso provocou a atual situação do país, onde apenas 67% do que os produtores brasileiros colhem podem ser armazenados. </w:t>
      </w:r>
    </w:p>
    <w:p w14:paraId="070D89EB" w14:textId="77777777" w:rsidR="006D6B5C" w:rsidRPr="00AE079A" w:rsidRDefault="006D6B5C" w:rsidP="006D6B5C">
      <w:pPr>
        <w:spacing w:after="0" w:line="360" w:lineRule="auto"/>
        <w:ind w:firstLine="720"/>
        <w:jc w:val="both"/>
        <w:rPr>
          <w:rFonts w:ascii="Times New Roman" w:eastAsia="Times New Roman" w:hAnsi="Times New Roman" w:cs="Times New Roman"/>
          <w:lang w:eastAsia="pt-BR"/>
        </w:rPr>
      </w:pPr>
      <w:r w:rsidRPr="00AE079A">
        <w:rPr>
          <w:rFonts w:ascii="Arial" w:eastAsia="Times New Roman" w:hAnsi="Arial" w:cs="Arial"/>
          <w:kern w:val="0"/>
          <w:lang w:eastAsia="pt-BR"/>
          <w14:ligatures w14:val="none"/>
        </w:rPr>
        <w:t xml:space="preserve">Além dessa perda quantitativa, outro fator que também é muito grave é que, dentro dos 67% armazenados, também existe outra perda da soja devido às más condições de armazenamento dos grãos, então além da  perda quantitativa da soja, também existe a perda qualitativa desses grãos que é promovida pelos processos metabólicos que constituem o “ciclo vicioso” (respiração dos grãos, proliferação de insetos, pragas e fungos), e que surgem devido à alta temperatura e umidade dos grãos ou/e do local de armazenamento, que influenciam qualitativamente a soja, pois quanto maior a temperatura da massa de grãos, mais rápido ocorre alterações físicas e químicas, que podem levar o surgimento e proliferação de insetos e pragas, afetando a qualidade do produto final, podendo prejudicar a segurança alimentar. </w:t>
      </w:r>
    </w:p>
    <w:p w14:paraId="2D70B385" w14:textId="77777777" w:rsidR="006D6B5C" w:rsidRPr="00AE079A" w:rsidRDefault="006D6B5C" w:rsidP="006D6B5C">
      <w:pPr>
        <w:spacing w:after="0" w:line="360" w:lineRule="auto"/>
        <w:ind w:firstLine="720"/>
        <w:jc w:val="both"/>
        <w:rPr>
          <w:rFonts w:ascii="Times New Roman" w:eastAsia="Times New Roman" w:hAnsi="Times New Roman" w:cs="Times New Roman"/>
          <w:kern w:val="0"/>
          <w:lang w:eastAsia="pt-BR"/>
          <w14:ligatures w14:val="none"/>
        </w:rPr>
      </w:pPr>
      <w:r w:rsidRPr="00AE079A">
        <w:rPr>
          <w:rFonts w:ascii="Arial" w:eastAsia="Times New Roman" w:hAnsi="Arial" w:cs="Arial"/>
          <w:lang w:eastAsia="pt-BR"/>
        </w:rPr>
        <w:t xml:space="preserve">Com o uso de sensores de temperatura e umidade, o projeto visa em buscar uma solução prática e eficiente para monitorar a umidade e a temperatura para longevidade de conservação dos grãos de soja após a colheita. </w:t>
      </w:r>
      <w:r w:rsidRPr="00AE079A">
        <w:rPr>
          <w:rFonts w:ascii="Arial" w:eastAsia="Times New Roman" w:hAnsi="Arial" w:cs="Arial"/>
          <w:kern w:val="0"/>
          <w:lang w:eastAsia="pt-BR"/>
          <w14:ligatures w14:val="none"/>
        </w:rPr>
        <w:t xml:space="preserve"> Com isso alguns objetivos que dentro do projeto é:</w:t>
      </w:r>
    </w:p>
    <w:p w14:paraId="57A3C32A" w14:textId="28B198F4" w:rsidR="006D6B5C" w:rsidRPr="00AE079A" w:rsidRDefault="006D6B5C" w:rsidP="006D6B5C">
      <w:pPr>
        <w:spacing w:after="0" w:line="360" w:lineRule="auto"/>
        <w:rPr>
          <w:rFonts w:ascii="Times New Roman" w:eastAsia="Times New Roman" w:hAnsi="Times New Roman" w:cs="Times New Roman"/>
          <w:kern w:val="0"/>
          <w:lang w:eastAsia="pt-BR"/>
          <w14:ligatures w14:val="none"/>
        </w:rPr>
      </w:pPr>
    </w:p>
    <w:p w14:paraId="408317E5" w14:textId="77777777" w:rsidR="006D6B5C" w:rsidRPr="00AE079A"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AE079A">
        <w:rPr>
          <w:rFonts w:ascii="Arial" w:eastAsia="Times New Roman" w:hAnsi="Arial" w:cs="Arial"/>
          <w:kern w:val="0"/>
          <w:lang w:eastAsia="pt-BR"/>
          <w14:ligatures w14:val="none"/>
        </w:rPr>
        <w:t>Monitorar a temperatura e umidade do ar dentro dos silos;</w:t>
      </w:r>
    </w:p>
    <w:p w14:paraId="00388CC7" w14:textId="77777777" w:rsidR="006D6B5C" w:rsidRPr="00AE079A"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AE079A">
        <w:rPr>
          <w:rFonts w:ascii="Arial" w:eastAsia="Times New Roman" w:hAnsi="Arial" w:cs="Arial"/>
          <w:kern w:val="0"/>
          <w:lang w:eastAsia="pt-BR"/>
          <w14:ligatures w14:val="none"/>
        </w:rPr>
        <w:t>Evitar proliferação de pragas e insetos dentro dos silos;</w:t>
      </w:r>
    </w:p>
    <w:p w14:paraId="147D66F1" w14:textId="77777777" w:rsidR="006D6B5C" w:rsidRPr="00AE079A"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AE079A">
        <w:rPr>
          <w:rFonts w:ascii="Arial" w:eastAsia="Times New Roman" w:hAnsi="Arial" w:cs="Arial"/>
          <w:kern w:val="0"/>
          <w:lang w:eastAsia="pt-BR"/>
          <w14:ligatures w14:val="none"/>
        </w:rPr>
        <w:t>Evitar explosões de grãos de soja;</w:t>
      </w:r>
    </w:p>
    <w:p w14:paraId="29E2EB51" w14:textId="77777777" w:rsidR="006D6B5C" w:rsidRPr="00AE079A"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AE079A">
        <w:rPr>
          <w:rFonts w:ascii="Arial" w:eastAsia="Times New Roman" w:hAnsi="Arial" w:cs="Arial"/>
          <w:kern w:val="0"/>
          <w:lang w:eastAsia="pt-BR"/>
          <w14:ligatures w14:val="none"/>
        </w:rPr>
        <w:t>Redução da perda qualitativa dos grãos;</w:t>
      </w:r>
    </w:p>
    <w:p w14:paraId="016A5A61" w14:textId="77777777" w:rsidR="006D6B5C" w:rsidRPr="00AE079A"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AE079A">
        <w:rPr>
          <w:rFonts w:ascii="Arial" w:eastAsia="Times New Roman" w:hAnsi="Arial" w:cs="Arial"/>
          <w:kern w:val="0"/>
          <w:lang w:eastAsia="pt-BR"/>
          <w14:ligatures w14:val="none"/>
        </w:rPr>
        <w:t>Redução do desperdício de grãos de soja;</w:t>
      </w:r>
    </w:p>
    <w:p w14:paraId="6819D9A8" w14:textId="77777777" w:rsidR="006D6B5C" w:rsidRPr="00AE079A"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AE079A">
        <w:rPr>
          <w:rFonts w:ascii="Arial" w:eastAsia="Times New Roman" w:hAnsi="Arial" w:cs="Arial"/>
          <w:kern w:val="0"/>
          <w:lang w:eastAsia="pt-BR"/>
          <w14:ligatures w14:val="none"/>
        </w:rPr>
        <w:t>Armazenar os grãos de soja de forma segura dentro dos silos;</w:t>
      </w:r>
    </w:p>
    <w:p w14:paraId="42BFF87F" w14:textId="77777777" w:rsidR="006D6B5C" w:rsidRPr="00AE079A"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AE079A">
        <w:rPr>
          <w:rFonts w:ascii="Arial" w:eastAsia="Times New Roman" w:hAnsi="Arial" w:cs="Arial"/>
          <w:kern w:val="0"/>
          <w:lang w:eastAsia="pt-BR"/>
          <w14:ligatures w14:val="none"/>
        </w:rPr>
        <w:t>Armazenar com qualidade os grãos de soja.</w:t>
      </w:r>
    </w:p>
    <w:p w14:paraId="59ACE5BE" w14:textId="77777777" w:rsidR="006D6B5C" w:rsidRPr="00AE079A" w:rsidRDefault="006D6B5C" w:rsidP="006D6B5C">
      <w:pPr>
        <w:jc w:val="both"/>
        <w:rPr>
          <w:sz w:val="32"/>
          <w:szCs w:val="32"/>
          <w:lang w:eastAsia="pt-BR"/>
        </w:rPr>
      </w:pPr>
    </w:p>
    <w:p w14:paraId="58F6A069" w14:textId="77777777" w:rsidR="006D6B5C" w:rsidRPr="00AE079A" w:rsidRDefault="006D6B5C" w:rsidP="006D6B5C">
      <w:pPr>
        <w:spacing w:line="360" w:lineRule="auto"/>
        <w:jc w:val="both"/>
        <w:rPr>
          <w:sz w:val="32"/>
          <w:szCs w:val="32"/>
          <w:lang w:eastAsia="pt-BR"/>
        </w:rPr>
      </w:pPr>
    </w:p>
    <w:p w14:paraId="0874B5B0" w14:textId="3A7CBD0D" w:rsidR="006D6B5C" w:rsidRPr="00AE079A" w:rsidRDefault="005D004C" w:rsidP="005D004C">
      <w:pPr>
        <w:pStyle w:val="Ttulo1"/>
        <w:rPr>
          <w:color w:val="auto"/>
          <w:lang w:eastAsia="pt-BR"/>
        </w:rPr>
      </w:pPr>
      <w:bookmarkStart w:id="11" w:name="_Toc169293915"/>
      <w:r w:rsidRPr="00AE079A">
        <w:rPr>
          <w:color w:val="auto"/>
          <w:lang w:eastAsia="pt-BR"/>
        </w:rPr>
        <w:lastRenderedPageBreak/>
        <w:t>3 JUSTIFICATIVA</w:t>
      </w:r>
      <w:bookmarkEnd w:id="11"/>
    </w:p>
    <w:p w14:paraId="006AD6BD" w14:textId="77777777" w:rsidR="006D6B5C" w:rsidRPr="00AE079A" w:rsidRDefault="006D6B5C" w:rsidP="00C84B0F">
      <w:pPr>
        <w:ind w:firstLine="709"/>
        <w:jc w:val="both"/>
        <w:rPr>
          <w:rFonts w:ascii="Arial" w:hAnsi="Arial" w:cs="Arial"/>
          <w:b/>
          <w:bCs/>
          <w:sz w:val="27"/>
          <w:szCs w:val="27"/>
          <w:lang w:eastAsia="pt-BR"/>
        </w:rPr>
      </w:pPr>
      <w:r w:rsidRPr="00AE079A">
        <w:rPr>
          <w:rFonts w:ascii="Arial" w:hAnsi="Arial" w:cs="Arial"/>
          <w:lang w:eastAsia="pt-BR"/>
        </w:rPr>
        <w:t>A implementação de sensores de temperatura e umidade no armazenamento de grãos de soja é uma estratégia essencial, uma vez que oferece uma série de benefícios que contribuem para a eficiência, qualidade e sustentabilidade do processo.</w:t>
      </w:r>
    </w:p>
    <w:p w14:paraId="1DBCD42C" w14:textId="77777777" w:rsidR="006D6B5C" w:rsidRPr="00AE079A" w:rsidRDefault="006D6B5C" w:rsidP="00C84B0F">
      <w:pPr>
        <w:ind w:firstLine="709"/>
        <w:jc w:val="both"/>
        <w:rPr>
          <w:rFonts w:ascii="Arial" w:hAnsi="Arial" w:cs="Arial"/>
          <w:b/>
          <w:bCs/>
          <w:sz w:val="27"/>
          <w:szCs w:val="27"/>
          <w:lang w:eastAsia="pt-BR"/>
        </w:rPr>
      </w:pPr>
      <w:r w:rsidRPr="00AE079A">
        <w:rPr>
          <w:rFonts w:ascii="Arial" w:hAnsi="Arial" w:cs="Arial"/>
          <w:b/>
          <w:bCs/>
          <w:u w:val="single"/>
          <w:lang w:eastAsia="pt-BR"/>
        </w:rPr>
        <w:t>Prevenção do desenvolvimento de fungos nos grãos de soja</w:t>
      </w:r>
      <w:r w:rsidRPr="00AE079A">
        <w:rPr>
          <w:rFonts w:ascii="Arial" w:hAnsi="Arial" w:cs="Arial"/>
          <w:lang w:eastAsia="pt-BR"/>
        </w:rPr>
        <w:t>: Para a prevenção de perdas por fungos e deterioração, os sensores de temperatura e umidade desempenham um papel crucial na prevenção dos grãos de soja. Manter condições controladas com base em dados precisos desses sensores reduz significativamente o risco de deterioração dos grãos, minimizando perdas durante o armazenamento.</w:t>
      </w:r>
    </w:p>
    <w:p w14:paraId="702468B6" w14:textId="77777777" w:rsidR="006D6B5C" w:rsidRPr="00AE079A" w:rsidRDefault="006D6B5C" w:rsidP="00C84B0F">
      <w:pPr>
        <w:ind w:firstLine="709"/>
        <w:jc w:val="both"/>
        <w:rPr>
          <w:rFonts w:ascii="Arial" w:hAnsi="Arial" w:cs="Arial"/>
          <w:b/>
          <w:bCs/>
          <w:sz w:val="27"/>
          <w:szCs w:val="27"/>
          <w:lang w:eastAsia="pt-BR"/>
        </w:rPr>
      </w:pPr>
      <w:r w:rsidRPr="00AE079A">
        <w:rPr>
          <w:rFonts w:ascii="Arial" w:hAnsi="Arial" w:cs="Arial"/>
          <w:b/>
          <w:bCs/>
          <w:u w:val="single"/>
          <w:lang w:eastAsia="pt-BR"/>
        </w:rPr>
        <w:t>Condições ideais</w:t>
      </w:r>
      <w:r w:rsidRPr="00AE079A">
        <w:rPr>
          <w:rFonts w:ascii="Arial" w:hAnsi="Arial" w:cs="Arial"/>
          <w:b/>
          <w:bCs/>
          <w:lang w:eastAsia="pt-BR"/>
        </w:rPr>
        <w:t xml:space="preserve">: </w:t>
      </w:r>
      <w:r w:rsidRPr="00AE079A">
        <w:rPr>
          <w:rFonts w:ascii="Arial" w:hAnsi="Arial" w:cs="Arial"/>
          <w:lang w:eastAsia="pt-BR"/>
        </w:rPr>
        <w:t>A temperatura e a umidade adequadas são fundamentais para preservar a qualidade e o valor nutricional dos grãos de soja. Sensores precisos garantem que as condições ideais sejam mantidas, evitando degradação da qualidade do produto e assegurando que os grãos mantenham seu valor nutricional ao longo do tempo.</w:t>
      </w:r>
    </w:p>
    <w:p w14:paraId="3FD1F375" w14:textId="77777777" w:rsidR="006D6B5C" w:rsidRPr="00AE079A" w:rsidRDefault="006D6B5C" w:rsidP="00C84B0F">
      <w:pPr>
        <w:ind w:firstLine="709"/>
        <w:jc w:val="both"/>
        <w:rPr>
          <w:rFonts w:ascii="Arial" w:hAnsi="Arial" w:cs="Arial"/>
          <w:b/>
          <w:bCs/>
          <w:sz w:val="27"/>
          <w:szCs w:val="27"/>
          <w:lang w:eastAsia="pt-BR"/>
        </w:rPr>
      </w:pPr>
      <w:r w:rsidRPr="00AE079A">
        <w:rPr>
          <w:rFonts w:ascii="Arial" w:hAnsi="Arial" w:cs="Arial"/>
          <w:b/>
          <w:bCs/>
          <w:u w:val="single"/>
          <w:lang w:eastAsia="pt-BR"/>
        </w:rPr>
        <w:t>Padrões de umidade e temperatura</w:t>
      </w:r>
      <w:r w:rsidRPr="00AE079A">
        <w:rPr>
          <w:rFonts w:ascii="Arial" w:hAnsi="Arial" w:cs="Arial"/>
          <w:lang w:eastAsia="pt-BR"/>
        </w:rPr>
        <w:t>: Diversos países importadores, como a China, estabelecem padrões rigorosos para a umidade e temperatura dos grãos de soja. A utilização de sensores permite que os produtores brasileiros atendam com precisão a esses requisitos, evitando disputas comerciais e assegurando uma posição competitiva no mercado internacional.</w:t>
      </w:r>
    </w:p>
    <w:p w14:paraId="7475AFEF" w14:textId="77777777" w:rsidR="006D6B5C" w:rsidRPr="00AE079A" w:rsidRDefault="006D6B5C" w:rsidP="00C84B0F">
      <w:pPr>
        <w:ind w:firstLine="709"/>
        <w:jc w:val="both"/>
        <w:rPr>
          <w:rFonts w:ascii="Arial" w:hAnsi="Arial" w:cs="Arial"/>
          <w:b/>
          <w:bCs/>
          <w:sz w:val="27"/>
          <w:szCs w:val="27"/>
          <w:lang w:eastAsia="pt-BR"/>
        </w:rPr>
      </w:pPr>
      <w:r w:rsidRPr="00AE079A">
        <w:rPr>
          <w:rFonts w:ascii="Arial" w:hAnsi="Arial" w:cs="Arial"/>
          <w:b/>
          <w:bCs/>
          <w:u w:val="single"/>
          <w:lang w:eastAsia="pt-BR"/>
        </w:rPr>
        <w:t>Monitorização contínua e resposta imediata</w:t>
      </w:r>
      <w:r w:rsidRPr="00AE079A">
        <w:rPr>
          <w:rFonts w:ascii="Arial" w:hAnsi="Arial" w:cs="Arial"/>
          <w:lang w:eastAsia="pt-BR"/>
        </w:rPr>
        <w:t>: A monitorização contínua proporcionada pelos sensores permite uma resposta imediata a variações nas condições de armazenamento. Isso possibilita a intervenção rápida em situações de risco, reduzindo o desperdício de grãos e garantindo uma colheita mais produtiva e eficiente.</w:t>
      </w:r>
    </w:p>
    <w:p w14:paraId="61EB5B42" w14:textId="77777777" w:rsidR="006D6B5C" w:rsidRPr="00AE079A" w:rsidRDefault="006D6B5C" w:rsidP="00C84B0F">
      <w:pPr>
        <w:ind w:firstLine="709"/>
        <w:jc w:val="both"/>
        <w:rPr>
          <w:rFonts w:ascii="Arial" w:hAnsi="Arial" w:cs="Arial"/>
          <w:b/>
          <w:bCs/>
          <w:sz w:val="27"/>
          <w:szCs w:val="27"/>
          <w:lang w:eastAsia="pt-BR"/>
        </w:rPr>
      </w:pPr>
      <w:r w:rsidRPr="00AE079A">
        <w:rPr>
          <w:rFonts w:ascii="Arial" w:hAnsi="Arial" w:cs="Arial"/>
          <w:lang w:eastAsia="pt-BR"/>
        </w:rPr>
        <w:t>Manter condições ideais nos silos de armazenamento não apenas preserva a qualidade da soja, mas também contribui para a sustentabilidade ambiental. Ao evitar condições inadequadas que levam a uma maior atividade metabólica e liberação de CO2, os sensores de temperatura e umidade ajudam a reduzir a pegada de carbono associada ao processo de armazenamento.</w:t>
      </w:r>
    </w:p>
    <w:p w14:paraId="1D18E180" w14:textId="77777777" w:rsidR="006D6B5C" w:rsidRPr="00AE079A" w:rsidRDefault="006D6B5C" w:rsidP="00C84B0F">
      <w:pPr>
        <w:ind w:firstLine="709"/>
        <w:jc w:val="both"/>
        <w:rPr>
          <w:rFonts w:ascii="Arial" w:hAnsi="Arial" w:cs="Arial"/>
          <w:b/>
          <w:bCs/>
          <w:sz w:val="27"/>
          <w:szCs w:val="27"/>
          <w:lang w:eastAsia="pt-BR"/>
        </w:rPr>
      </w:pPr>
      <w:r w:rsidRPr="00AE079A">
        <w:rPr>
          <w:rFonts w:ascii="Arial" w:hAnsi="Arial" w:cs="Arial"/>
          <w:lang w:eastAsia="pt-BR"/>
        </w:rPr>
        <w:t>A integração de sensores permite o monitoramento em tempo real das condições de armazenamento, proporcionando eficiência operacional. Além disso, a capacidade de controle remoto desses sensores oferece aos produtores a capacidade de realizar ajustes e tomar decisões críticas à distância, otimizando a gestão dos silos.</w:t>
      </w:r>
    </w:p>
    <w:p w14:paraId="5E8F9BE7" w14:textId="77777777" w:rsidR="006D6B5C" w:rsidRPr="00AE079A" w:rsidRDefault="006D6B5C" w:rsidP="00C84B0F">
      <w:pPr>
        <w:ind w:firstLine="709"/>
        <w:jc w:val="both"/>
        <w:rPr>
          <w:rFonts w:ascii="Arial" w:hAnsi="Arial" w:cs="Arial"/>
          <w:lang w:eastAsia="pt-BR"/>
        </w:rPr>
      </w:pPr>
      <w:r w:rsidRPr="00AE079A">
        <w:rPr>
          <w:rFonts w:ascii="Arial" w:hAnsi="Arial" w:cs="Arial"/>
          <w:lang w:eastAsia="pt-BR"/>
        </w:rPr>
        <w:t xml:space="preserve">Considerando o contexto nacional de insegurança alimentar, a implementação de sensores de temperatura e umidade se torna uma medida </w:t>
      </w:r>
      <w:r w:rsidRPr="00AE079A">
        <w:rPr>
          <w:rFonts w:ascii="Arial" w:hAnsi="Arial" w:cs="Arial"/>
          <w:lang w:eastAsia="pt-BR"/>
        </w:rPr>
        <w:lastRenderedPageBreak/>
        <w:t>vital para garantir a segurança alimentar, evitando perdas desnecessárias e assegurando a disponibilidade de grãos de alta qualidade para a população.</w:t>
      </w:r>
    </w:p>
    <w:p w14:paraId="465CD3CB" w14:textId="77777777" w:rsidR="006D6B5C" w:rsidRPr="00AE079A" w:rsidRDefault="006D6B5C" w:rsidP="008F3965">
      <w:pPr>
        <w:rPr>
          <w:lang w:eastAsia="pt-BR"/>
        </w:rPr>
      </w:pPr>
    </w:p>
    <w:p w14:paraId="7235FBA5" w14:textId="77777777" w:rsidR="006D6B5C" w:rsidRPr="00AE079A" w:rsidRDefault="006D6B5C" w:rsidP="006D6B5C">
      <w:r w:rsidRPr="00AE079A">
        <w:br w:type="page"/>
      </w:r>
    </w:p>
    <w:p w14:paraId="1C03CE2C" w14:textId="5141F718" w:rsidR="006D6B5C" w:rsidRPr="00AE079A" w:rsidRDefault="00A82551" w:rsidP="00A82551">
      <w:pPr>
        <w:pStyle w:val="Ttulo1"/>
        <w:rPr>
          <w:color w:val="auto"/>
          <w:lang w:eastAsia="pt-BR"/>
        </w:rPr>
      </w:pPr>
      <w:bookmarkStart w:id="12" w:name="_Toc169293916"/>
      <w:r w:rsidRPr="00AE079A">
        <w:rPr>
          <w:color w:val="auto"/>
          <w:lang w:eastAsia="pt-BR"/>
        </w:rPr>
        <w:lastRenderedPageBreak/>
        <w:t>4 ESCOPO</w:t>
      </w:r>
      <w:bookmarkEnd w:id="12"/>
    </w:p>
    <w:p w14:paraId="590930BF" w14:textId="4BA8B6DA" w:rsidR="006D6B5C" w:rsidRPr="00AE079A" w:rsidRDefault="006D6B5C" w:rsidP="00C84B0F">
      <w:pPr>
        <w:spacing w:line="360" w:lineRule="auto"/>
        <w:ind w:firstLine="709"/>
        <w:jc w:val="both"/>
        <w:rPr>
          <w:rFonts w:ascii="Arial" w:hAnsi="Arial" w:cs="Arial"/>
          <w:lang w:eastAsia="pt-BR"/>
        </w:rPr>
      </w:pPr>
      <w:r w:rsidRPr="00AE079A">
        <w:rPr>
          <w:rFonts w:ascii="Arial" w:hAnsi="Arial" w:cs="Arial"/>
          <w:lang w:eastAsia="pt-BR"/>
        </w:rPr>
        <w:t>O projeto consiste na instalação de sensor</w:t>
      </w:r>
      <w:r w:rsidR="00C631ED" w:rsidRPr="00AE079A">
        <w:rPr>
          <w:rFonts w:ascii="Arial" w:hAnsi="Arial" w:cs="Arial"/>
          <w:lang w:eastAsia="pt-BR"/>
        </w:rPr>
        <w:t xml:space="preserve"> </w:t>
      </w:r>
      <w:r w:rsidRPr="00AE079A">
        <w:rPr>
          <w:rFonts w:ascii="Arial" w:hAnsi="Arial" w:cs="Arial"/>
          <w:lang w:eastAsia="pt-BR"/>
        </w:rPr>
        <w:t>de temperatura e umidade em silos de armazenamento de grãos de soja. Os sensores serão conectados a um sistema central de monitoramento que permitirá o acompanhamento em tempo real das condições ambientais dos silos.</w:t>
      </w:r>
    </w:p>
    <w:p w14:paraId="509FE328" w14:textId="77777777" w:rsidR="006D6B5C" w:rsidRPr="00AE079A" w:rsidRDefault="006D6B5C" w:rsidP="006D6B5C">
      <w:pPr>
        <w:spacing w:line="360" w:lineRule="auto"/>
        <w:jc w:val="both"/>
        <w:rPr>
          <w:rFonts w:ascii="Arial" w:hAnsi="Arial" w:cs="Arial"/>
          <w:b/>
          <w:bCs/>
          <w:lang w:eastAsia="pt-BR"/>
        </w:rPr>
      </w:pPr>
      <w:r w:rsidRPr="00AE079A">
        <w:rPr>
          <w:rFonts w:ascii="Arial" w:hAnsi="Arial" w:cs="Arial"/>
          <w:b/>
          <w:bCs/>
          <w:lang w:eastAsia="pt-BR"/>
        </w:rPr>
        <w:t xml:space="preserve">Entregas do Projeto: </w:t>
      </w:r>
    </w:p>
    <w:p w14:paraId="20DA5238" w14:textId="77777777" w:rsidR="006D6B5C" w:rsidRPr="00AE079A" w:rsidRDefault="006D6B5C" w:rsidP="006D6B5C">
      <w:pPr>
        <w:pStyle w:val="PargrafodaLista"/>
        <w:numPr>
          <w:ilvl w:val="0"/>
          <w:numId w:val="7"/>
        </w:numPr>
        <w:spacing w:line="360" w:lineRule="auto"/>
        <w:jc w:val="both"/>
        <w:rPr>
          <w:rFonts w:ascii="Arial" w:hAnsi="Arial" w:cs="Arial"/>
          <w:b/>
          <w:bCs/>
          <w:lang w:eastAsia="pt-BR"/>
        </w:rPr>
      </w:pPr>
      <w:r w:rsidRPr="00AE079A">
        <w:rPr>
          <w:rFonts w:ascii="Arial" w:hAnsi="Arial" w:cs="Arial"/>
          <w:lang w:eastAsia="pt-BR"/>
        </w:rPr>
        <w:t>Instalação de sensores de temperatura e umidade em cada silo de armazenamento de grãos de soja.</w:t>
      </w:r>
    </w:p>
    <w:p w14:paraId="7290FC44" w14:textId="77777777" w:rsidR="006D6B5C" w:rsidRPr="00AE079A" w:rsidRDefault="006D6B5C" w:rsidP="006D6B5C">
      <w:pPr>
        <w:pStyle w:val="PargrafodaLista"/>
        <w:numPr>
          <w:ilvl w:val="0"/>
          <w:numId w:val="7"/>
        </w:numPr>
        <w:spacing w:line="360" w:lineRule="auto"/>
        <w:jc w:val="both"/>
        <w:rPr>
          <w:rFonts w:ascii="Arial" w:hAnsi="Arial" w:cs="Arial"/>
          <w:lang w:eastAsia="pt-BR"/>
        </w:rPr>
      </w:pPr>
      <w:r w:rsidRPr="00AE079A">
        <w:rPr>
          <w:rFonts w:ascii="Arial" w:hAnsi="Arial" w:cs="Arial"/>
          <w:lang w:eastAsia="pt-BR"/>
        </w:rPr>
        <w:t>Configuração e integração dos sensores ao sistema central de monitoramento.</w:t>
      </w:r>
    </w:p>
    <w:p w14:paraId="3F2AB94F" w14:textId="77777777" w:rsidR="006D6B5C" w:rsidRPr="00AE079A" w:rsidRDefault="006D6B5C" w:rsidP="006D6B5C">
      <w:pPr>
        <w:pStyle w:val="PargrafodaLista"/>
        <w:numPr>
          <w:ilvl w:val="0"/>
          <w:numId w:val="7"/>
        </w:numPr>
        <w:spacing w:line="360" w:lineRule="auto"/>
        <w:jc w:val="both"/>
        <w:rPr>
          <w:rFonts w:ascii="Arial" w:hAnsi="Arial" w:cs="Arial"/>
          <w:lang w:eastAsia="pt-BR"/>
        </w:rPr>
      </w:pPr>
      <w:r w:rsidRPr="00AE079A">
        <w:rPr>
          <w:rFonts w:ascii="Arial" w:hAnsi="Arial" w:cs="Arial"/>
          <w:lang w:eastAsia="pt-BR"/>
        </w:rPr>
        <w:t>Desenvolvimento de uma interface de usuário intuitiva para visualização dos dados de temperatura e umidade em tempo real.</w:t>
      </w:r>
    </w:p>
    <w:p w14:paraId="47C12C26" w14:textId="77777777" w:rsidR="006D6B5C" w:rsidRPr="00AE079A" w:rsidRDefault="006D6B5C" w:rsidP="006D6B5C">
      <w:pPr>
        <w:pStyle w:val="PargrafodaLista"/>
        <w:numPr>
          <w:ilvl w:val="0"/>
          <w:numId w:val="7"/>
        </w:numPr>
        <w:spacing w:line="360" w:lineRule="auto"/>
        <w:jc w:val="both"/>
        <w:rPr>
          <w:rFonts w:ascii="Arial" w:hAnsi="Arial" w:cs="Arial"/>
          <w:lang w:eastAsia="pt-BR"/>
        </w:rPr>
      </w:pPr>
      <w:r w:rsidRPr="00AE079A">
        <w:rPr>
          <w:rFonts w:ascii="Arial" w:eastAsiaTheme="minorEastAsia" w:hAnsi="Arial" w:cs="Arial"/>
          <w:lang w:eastAsia="pt-BR"/>
        </w:rPr>
        <w:t>Treinamento dos operadores responsáveis pelo monitoramento do sistema.</w:t>
      </w:r>
    </w:p>
    <w:p w14:paraId="58C78C4A" w14:textId="77777777" w:rsidR="006D6B5C" w:rsidRPr="00AE079A" w:rsidRDefault="006D6B5C" w:rsidP="006D6B5C">
      <w:pPr>
        <w:spacing w:line="360" w:lineRule="auto"/>
        <w:jc w:val="both"/>
        <w:rPr>
          <w:rFonts w:ascii="Arial" w:hAnsi="Arial" w:cs="Arial"/>
          <w:lang w:eastAsia="pt-BR"/>
        </w:rPr>
      </w:pPr>
    </w:p>
    <w:p w14:paraId="7A5DCE98" w14:textId="77777777" w:rsidR="006D6B5C" w:rsidRPr="00AE079A" w:rsidRDefault="006D6B5C" w:rsidP="006D6B5C">
      <w:pPr>
        <w:spacing w:line="360" w:lineRule="auto"/>
        <w:jc w:val="both"/>
        <w:rPr>
          <w:rFonts w:ascii="Arial" w:hAnsi="Arial" w:cs="Arial"/>
          <w:lang w:eastAsia="pt-BR"/>
        </w:rPr>
      </w:pPr>
    </w:p>
    <w:p w14:paraId="7BCB83A4" w14:textId="72A6ADC3" w:rsidR="006D6B5C" w:rsidRPr="00AE079A" w:rsidRDefault="000275E4" w:rsidP="000275E4">
      <w:pPr>
        <w:pStyle w:val="Ttulo2"/>
        <w:rPr>
          <w:rFonts w:cs="Arial"/>
          <w:color w:val="auto"/>
          <w:lang w:eastAsia="pt-BR"/>
        </w:rPr>
      </w:pPr>
      <w:bookmarkStart w:id="13" w:name="_Toc169293917"/>
      <w:r w:rsidRPr="00AE079A">
        <w:rPr>
          <w:rFonts w:cs="Arial"/>
          <w:color w:val="auto"/>
          <w:lang w:eastAsia="pt-BR"/>
        </w:rPr>
        <w:t xml:space="preserve">4.1 </w:t>
      </w:r>
      <w:r w:rsidR="006D6B5C" w:rsidRPr="00AE079A">
        <w:rPr>
          <w:rFonts w:cs="Arial"/>
          <w:color w:val="auto"/>
          <w:lang w:eastAsia="pt-BR"/>
        </w:rPr>
        <w:t>Fora do Escopo</w:t>
      </w:r>
      <w:bookmarkEnd w:id="13"/>
    </w:p>
    <w:p w14:paraId="49863678" w14:textId="77777777" w:rsidR="006D6B5C" w:rsidRPr="00AE079A"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AE079A">
        <w:rPr>
          <w:rFonts w:ascii="Arial" w:eastAsiaTheme="minorEastAsia" w:hAnsi="Arial" w:cs="Arial"/>
          <w:lang w:eastAsia="pt-BR"/>
        </w:rPr>
        <w:t>Manutenção dos sensores</w:t>
      </w:r>
    </w:p>
    <w:p w14:paraId="3CE4783B" w14:textId="77777777" w:rsidR="006D6B5C" w:rsidRPr="00AE079A"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AE079A">
        <w:rPr>
          <w:rFonts w:ascii="Arial" w:eastAsiaTheme="minorEastAsia" w:hAnsi="Arial" w:cs="Arial"/>
          <w:lang w:eastAsia="pt-BR"/>
        </w:rPr>
        <w:t>Substituição dos sensores por danos físicos</w:t>
      </w:r>
    </w:p>
    <w:p w14:paraId="23E532B9" w14:textId="77777777" w:rsidR="006D6B5C" w:rsidRPr="00AE079A"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AE079A">
        <w:rPr>
          <w:rFonts w:ascii="Arial" w:eastAsiaTheme="minorEastAsia" w:hAnsi="Arial" w:cs="Arial"/>
          <w:lang w:eastAsia="pt-BR"/>
        </w:rPr>
        <w:t xml:space="preserve">Instalar servidores </w:t>
      </w:r>
      <w:bookmarkStart w:id="14" w:name="_Int_O3no95RV"/>
      <w:proofErr w:type="spellStart"/>
      <w:r w:rsidRPr="00AE079A">
        <w:rPr>
          <w:rFonts w:ascii="Arial" w:eastAsiaTheme="minorEastAsia" w:hAnsi="Arial" w:cs="Arial"/>
          <w:lang w:eastAsia="pt-BR"/>
        </w:rPr>
        <w:t>wi-fi</w:t>
      </w:r>
      <w:bookmarkEnd w:id="14"/>
      <w:proofErr w:type="spellEnd"/>
      <w:r w:rsidRPr="00AE079A">
        <w:rPr>
          <w:rFonts w:ascii="Arial" w:eastAsiaTheme="minorEastAsia" w:hAnsi="Arial" w:cs="Arial"/>
          <w:lang w:eastAsia="pt-BR"/>
        </w:rPr>
        <w:t xml:space="preserve"> e geradores de energia</w:t>
      </w:r>
    </w:p>
    <w:p w14:paraId="2AD79B08" w14:textId="77777777" w:rsidR="006D6B5C" w:rsidRPr="00AE079A"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AE079A">
        <w:rPr>
          <w:rFonts w:ascii="Arial" w:eastAsiaTheme="minorEastAsia" w:hAnsi="Arial" w:cs="Arial"/>
          <w:lang w:eastAsia="pt-BR"/>
        </w:rPr>
        <w:t>Adição de sensores em caso de medidas erradas dos silos</w:t>
      </w:r>
    </w:p>
    <w:p w14:paraId="2C6341BF" w14:textId="77777777" w:rsidR="006D6B5C" w:rsidRPr="00AE079A"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AE079A">
        <w:rPr>
          <w:rFonts w:ascii="Arial" w:eastAsiaTheme="minorEastAsia" w:hAnsi="Arial" w:cs="Arial"/>
          <w:lang w:eastAsia="pt-BR"/>
        </w:rPr>
        <w:t>Recuperação de cadastro sem autenticação de informações</w:t>
      </w:r>
    </w:p>
    <w:p w14:paraId="76DE0CEE" w14:textId="77777777" w:rsidR="006D6B5C" w:rsidRPr="00AE079A"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AE079A">
        <w:rPr>
          <w:rFonts w:ascii="Arial" w:eastAsiaTheme="minorEastAsia" w:hAnsi="Arial" w:cs="Arial"/>
          <w:lang w:eastAsia="pt-BR"/>
        </w:rPr>
        <w:t>Construção dos silos</w:t>
      </w:r>
    </w:p>
    <w:p w14:paraId="3FA310C7" w14:textId="77777777" w:rsidR="006D6B5C" w:rsidRPr="00AE079A" w:rsidRDefault="006D6B5C" w:rsidP="006D6B5C">
      <w:pPr>
        <w:spacing w:line="360" w:lineRule="auto"/>
        <w:rPr>
          <w:rFonts w:ascii="Arial" w:hAnsi="Arial" w:cs="Arial"/>
        </w:rPr>
      </w:pPr>
      <w:r w:rsidRPr="00AE079A">
        <w:rPr>
          <w:rFonts w:ascii="Arial" w:hAnsi="Arial" w:cs="Arial"/>
        </w:rPr>
        <w:br w:type="page"/>
      </w:r>
    </w:p>
    <w:p w14:paraId="6DC7881E" w14:textId="492EF158" w:rsidR="006D6B5C" w:rsidRPr="00AE079A" w:rsidRDefault="00AC11B9" w:rsidP="003A352C">
      <w:pPr>
        <w:pStyle w:val="Ttulo2"/>
        <w:rPr>
          <w:rFonts w:cs="Arial"/>
          <w:color w:val="auto"/>
          <w:lang w:eastAsia="pt-BR"/>
        </w:rPr>
      </w:pPr>
      <w:bookmarkStart w:id="15" w:name="_Toc169293918"/>
      <w:r w:rsidRPr="00AE079A">
        <w:rPr>
          <w:rFonts w:cs="Arial"/>
          <w:color w:val="auto"/>
          <w:lang w:eastAsia="pt-BR"/>
        </w:rPr>
        <w:lastRenderedPageBreak/>
        <w:t xml:space="preserve">4.2 </w:t>
      </w:r>
      <w:r w:rsidR="006D6B5C" w:rsidRPr="00AE079A">
        <w:rPr>
          <w:rFonts w:cs="Arial"/>
          <w:color w:val="auto"/>
          <w:lang w:eastAsia="pt-BR"/>
        </w:rPr>
        <w:t>Premissas</w:t>
      </w:r>
      <w:bookmarkEnd w:id="15"/>
    </w:p>
    <w:p w14:paraId="53016F62" w14:textId="77777777" w:rsidR="003A352C" w:rsidRPr="00AE079A" w:rsidRDefault="003A352C" w:rsidP="003A352C">
      <w:pPr>
        <w:rPr>
          <w:rFonts w:ascii="Arial" w:hAnsi="Arial" w:cs="Arial"/>
          <w:lang w:eastAsia="pt-BR"/>
        </w:rPr>
      </w:pPr>
    </w:p>
    <w:p w14:paraId="1ABDE155" w14:textId="12FE3DFB" w:rsidR="006D6B5C" w:rsidRPr="00AE079A" w:rsidRDefault="006D6B5C" w:rsidP="003A352C">
      <w:pPr>
        <w:pStyle w:val="PargrafodaLista"/>
        <w:numPr>
          <w:ilvl w:val="0"/>
          <w:numId w:val="5"/>
        </w:numPr>
        <w:spacing w:line="360" w:lineRule="auto"/>
        <w:jc w:val="both"/>
        <w:rPr>
          <w:rFonts w:ascii="Arial" w:eastAsia="Times New Roman" w:hAnsi="Arial" w:cs="Arial"/>
          <w:lang w:eastAsia="pt-BR"/>
        </w:rPr>
      </w:pPr>
      <w:r w:rsidRPr="00AE079A">
        <w:rPr>
          <w:rFonts w:ascii="Arial" w:eastAsia="Times New Roman" w:hAnsi="Arial" w:cs="Arial"/>
          <w:b/>
          <w:bCs/>
          <w:kern w:val="0"/>
          <w:lang w:eastAsia="pt-BR"/>
          <w14:ligatures w14:val="none"/>
        </w:rPr>
        <w:t>Acesso à internet</w:t>
      </w:r>
      <w:r w:rsidRPr="00AE079A">
        <w:rPr>
          <w:rFonts w:ascii="Arial" w:eastAsia="Times New Roman" w:hAnsi="Arial" w:cs="Arial"/>
          <w:kern w:val="0"/>
          <w:lang w:eastAsia="pt-BR"/>
          <w14:ligatures w14:val="none"/>
        </w:rPr>
        <w:t>: É necessário acesso à internet para que remotamente os sensores possam ser monitorados e acompanhados, conforme a necessidade.</w:t>
      </w:r>
    </w:p>
    <w:p w14:paraId="017A4C3B" w14:textId="77777777" w:rsidR="006D6B5C" w:rsidRPr="00AE079A" w:rsidRDefault="006D6B5C" w:rsidP="006D6B5C">
      <w:pPr>
        <w:pStyle w:val="PargrafodaLista"/>
        <w:numPr>
          <w:ilvl w:val="0"/>
          <w:numId w:val="5"/>
        </w:numPr>
        <w:spacing w:line="360" w:lineRule="auto"/>
        <w:jc w:val="both"/>
        <w:rPr>
          <w:rFonts w:ascii="Arial" w:eastAsia="Times New Roman" w:hAnsi="Arial" w:cs="Arial"/>
          <w:lang w:eastAsia="pt-BR"/>
        </w:rPr>
      </w:pPr>
      <w:r w:rsidRPr="00AE079A">
        <w:rPr>
          <w:rFonts w:ascii="Arial" w:eastAsia="Times New Roman" w:hAnsi="Arial" w:cs="Arial"/>
          <w:b/>
          <w:bCs/>
          <w:lang w:eastAsia="pt-BR"/>
        </w:rPr>
        <w:t xml:space="preserve">Fonte de energia: </w:t>
      </w:r>
      <w:r w:rsidRPr="00AE079A">
        <w:rPr>
          <w:rFonts w:ascii="Arial" w:eastAsia="Times New Roman" w:hAnsi="Arial" w:cs="Arial"/>
          <w:lang w:eastAsia="pt-BR"/>
        </w:rPr>
        <w:t>É primordial que o cliente tenha acesso à energia, sem ela, a instalação e o funcionamento do nosso sistema serão comprometidos.</w:t>
      </w:r>
    </w:p>
    <w:p w14:paraId="4BCB1873" w14:textId="77777777" w:rsidR="006D6B5C" w:rsidRPr="00AE079A" w:rsidRDefault="006D6B5C" w:rsidP="006D6B5C">
      <w:pPr>
        <w:pStyle w:val="PargrafodaLista"/>
        <w:numPr>
          <w:ilvl w:val="0"/>
          <w:numId w:val="5"/>
        </w:numPr>
        <w:spacing w:line="360" w:lineRule="auto"/>
        <w:jc w:val="both"/>
        <w:rPr>
          <w:rFonts w:ascii="Arial" w:eastAsia="Times New Roman" w:hAnsi="Arial" w:cs="Arial"/>
          <w:lang w:eastAsia="pt-BR"/>
        </w:rPr>
      </w:pPr>
      <w:r w:rsidRPr="00AE079A">
        <w:rPr>
          <w:rFonts w:ascii="Arial" w:eastAsia="Times New Roman" w:hAnsi="Arial" w:cs="Arial"/>
          <w:b/>
          <w:bCs/>
          <w:lang w:eastAsia="pt-BR"/>
        </w:rPr>
        <w:t>Dispositivos eletrônicos para monitoramento do dashboard</w:t>
      </w:r>
      <w:r w:rsidRPr="00AE079A">
        <w:rPr>
          <w:rFonts w:ascii="Arial" w:eastAsia="Times New Roman" w:hAnsi="Arial" w:cs="Arial"/>
          <w:lang w:eastAsia="pt-BR"/>
        </w:rPr>
        <w:t>: Para acessar as informações disponíveis no dashboard, é preciso que o usuário tenha um dispositivo eletrônico para visualização dos gráficos.</w:t>
      </w:r>
    </w:p>
    <w:p w14:paraId="4975C347" w14:textId="3650427A" w:rsidR="006D6B5C" w:rsidRPr="00AE079A" w:rsidRDefault="006D6B5C" w:rsidP="006D6B5C">
      <w:pPr>
        <w:pStyle w:val="PargrafodaLista"/>
        <w:numPr>
          <w:ilvl w:val="0"/>
          <w:numId w:val="5"/>
        </w:numPr>
        <w:spacing w:line="360" w:lineRule="auto"/>
        <w:jc w:val="both"/>
        <w:rPr>
          <w:rFonts w:ascii="Arial" w:eastAsia="Times New Roman" w:hAnsi="Arial" w:cs="Arial"/>
          <w:lang w:eastAsia="pt-BR"/>
        </w:rPr>
      </w:pPr>
      <w:r w:rsidRPr="00AE079A">
        <w:rPr>
          <w:rFonts w:ascii="Arial" w:eastAsia="Times New Roman" w:hAnsi="Arial" w:cs="Arial"/>
          <w:b/>
          <w:bCs/>
          <w:lang w:eastAsia="pt-BR"/>
        </w:rPr>
        <w:t>Silos de grãos de soja</w:t>
      </w:r>
      <w:r w:rsidRPr="00AE079A">
        <w:rPr>
          <w:rFonts w:ascii="Arial" w:eastAsia="Times New Roman" w:hAnsi="Arial" w:cs="Arial"/>
          <w:lang w:eastAsia="pt-BR"/>
        </w:rPr>
        <w:t>: O cliente deve ter</w:t>
      </w:r>
      <w:r w:rsidR="00830F06">
        <w:rPr>
          <w:rFonts w:ascii="Arial" w:eastAsia="Times New Roman" w:hAnsi="Arial" w:cs="Arial"/>
          <w:lang w:eastAsia="pt-BR"/>
        </w:rPr>
        <w:t xml:space="preserve"> </w:t>
      </w:r>
      <w:r w:rsidR="00B1626A">
        <w:rPr>
          <w:rFonts w:ascii="Arial" w:eastAsia="Times New Roman" w:hAnsi="Arial" w:cs="Arial"/>
          <w:lang w:eastAsia="pt-BR"/>
        </w:rPr>
        <w:t xml:space="preserve"> </w:t>
      </w:r>
      <w:r w:rsidRPr="00AE079A">
        <w:rPr>
          <w:rFonts w:ascii="Arial" w:eastAsia="Times New Roman" w:hAnsi="Arial" w:cs="Arial"/>
          <w:lang w:eastAsia="pt-BR"/>
        </w:rPr>
        <w:t xml:space="preserve"> silos de armazenamento de grãos de soja para que os sensores sejam aplicados.</w:t>
      </w:r>
    </w:p>
    <w:p w14:paraId="45D15562" w14:textId="77777777" w:rsidR="006D6B5C" w:rsidRPr="00AE079A" w:rsidRDefault="006D6B5C" w:rsidP="006D6B5C">
      <w:pPr>
        <w:pStyle w:val="PargrafodaLista"/>
        <w:numPr>
          <w:ilvl w:val="0"/>
          <w:numId w:val="5"/>
        </w:numPr>
        <w:spacing w:line="360" w:lineRule="auto"/>
        <w:jc w:val="both"/>
        <w:rPr>
          <w:rFonts w:ascii="Arial" w:eastAsia="Times New Roman" w:hAnsi="Arial" w:cs="Arial"/>
          <w:lang w:eastAsia="pt-BR"/>
        </w:rPr>
      </w:pPr>
      <w:r w:rsidRPr="00AE079A">
        <w:rPr>
          <w:rFonts w:ascii="Arial" w:eastAsia="Times New Roman" w:hAnsi="Arial" w:cs="Arial"/>
          <w:b/>
          <w:bCs/>
          <w:lang w:eastAsia="pt-BR"/>
        </w:rPr>
        <w:t>Silos em perfeitas condições</w:t>
      </w:r>
      <w:r w:rsidRPr="00AE079A">
        <w:rPr>
          <w:rFonts w:ascii="Arial" w:eastAsia="Times New Roman" w:hAnsi="Arial" w:cs="Arial"/>
          <w:lang w:eastAsia="pt-BR"/>
        </w:rPr>
        <w:t>: Se os silos apresentarem goteiras ou defeitos em sua estrutura, o funcionamento dos sensores poderá ser comprometido.</w:t>
      </w:r>
    </w:p>
    <w:p w14:paraId="0AC55B3C" w14:textId="77777777" w:rsidR="006D6B5C" w:rsidRPr="00AE079A" w:rsidRDefault="006D6B5C" w:rsidP="006D6B5C">
      <w:pPr>
        <w:spacing w:line="360" w:lineRule="auto"/>
        <w:jc w:val="both"/>
        <w:rPr>
          <w:rFonts w:ascii="Arial" w:hAnsi="Arial" w:cs="Arial"/>
          <w:lang w:eastAsia="pt-BR"/>
        </w:rPr>
      </w:pPr>
    </w:p>
    <w:p w14:paraId="5049BCFA" w14:textId="45214FDF" w:rsidR="006D6B5C" w:rsidRPr="00AE079A" w:rsidRDefault="00787C9B" w:rsidP="00787C9B">
      <w:pPr>
        <w:pStyle w:val="Ttulo2"/>
        <w:rPr>
          <w:rFonts w:cs="Arial"/>
          <w:color w:val="auto"/>
          <w:lang w:eastAsia="pt-BR"/>
        </w:rPr>
      </w:pPr>
      <w:bookmarkStart w:id="16" w:name="_Toc169293919"/>
      <w:r w:rsidRPr="00AE079A">
        <w:rPr>
          <w:rFonts w:cs="Arial"/>
          <w:color w:val="auto"/>
          <w:lang w:eastAsia="pt-BR"/>
        </w:rPr>
        <w:t xml:space="preserve">4.3 </w:t>
      </w:r>
      <w:r w:rsidR="006D6B5C" w:rsidRPr="00AE079A">
        <w:rPr>
          <w:rFonts w:cs="Arial"/>
          <w:color w:val="auto"/>
          <w:lang w:eastAsia="pt-BR"/>
        </w:rPr>
        <w:t>Restrições</w:t>
      </w:r>
      <w:bookmarkEnd w:id="16"/>
    </w:p>
    <w:p w14:paraId="20CD9B04" w14:textId="77777777" w:rsidR="007D1072" w:rsidRPr="00AE079A" w:rsidRDefault="007D1072" w:rsidP="007D1072">
      <w:pPr>
        <w:rPr>
          <w:rFonts w:ascii="Arial" w:hAnsi="Arial" w:cs="Arial"/>
          <w:lang w:eastAsia="pt-BR"/>
        </w:rPr>
      </w:pPr>
    </w:p>
    <w:p w14:paraId="37E394CB" w14:textId="77777777" w:rsidR="006D6B5C" w:rsidRPr="00AE079A" w:rsidRDefault="006D6B5C" w:rsidP="006D6B5C">
      <w:pPr>
        <w:pStyle w:val="PargrafodaLista"/>
        <w:numPr>
          <w:ilvl w:val="0"/>
          <w:numId w:val="4"/>
        </w:numPr>
        <w:spacing w:line="360" w:lineRule="auto"/>
        <w:jc w:val="both"/>
        <w:rPr>
          <w:rFonts w:ascii="Arial" w:eastAsia="Times New Roman" w:hAnsi="Arial" w:cs="Arial"/>
          <w:kern w:val="0"/>
          <w:lang w:eastAsia="pt-BR"/>
          <w14:ligatures w14:val="none"/>
        </w:rPr>
      </w:pPr>
      <w:r w:rsidRPr="00AE079A">
        <w:rPr>
          <w:rFonts w:ascii="Arial" w:eastAsia="Times New Roman" w:hAnsi="Arial" w:cs="Arial"/>
          <w:b/>
          <w:bCs/>
          <w:kern w:val="0"/>
          <w:lang w:eastAsia="pt-BR"/>
          <w14:ligatures w14:val="none"/>
        </w:rPr>
        <w:t>Limitação financeira:</w:t>
      </w:r>
      <w:r w:rsidRPr="00AE079A">
        <w:rPr>
          <w:rFonts w:ascii="Arial" w:eastAsia="Times New Roman" w:hAnsi="Arial" w:cs="Arial"/>
          <w:kern w:val="0"/>
          <w:lang w:eastAsia="pt-BR"/>
          <w14:ligatures w14:val="none"/>
        </w:rPr>
        <w:t xml:space="preserve"> Por ser o principal produto de exportação do Brasil, pode se concluir que existe uma grande quantidade de empresas que fazem isso, com áreas quilométricas, então uma restrição pode se dar por conta do orçamento financeiro, dependendo da quantidade de equipamentos que forem necessários para cobrir toda a área da suposta empresa que utilizaria dessa tecnologia.</w:t>
      </w:r>
    </w:p>
    <w:p w14:paraId="30CFFEA6" w14:textId="77777777" w:rsidR="006D6B5C" w:rsidRPr="00AE079A" w:rsidRDefault="006D6B5C" w:rsidP="006D6B5C">
      <w:pPr>
        <w:pStyle w:val="PargrafodaLista"/>
        <w:numPr>
          <w:ilvl w:val="0"/>
          <w:numId w:val="4"/>
        </w:numPr>
        <w:spacing w:after="0" w:line="360" w:lineRule="auto"/>
        <w:jc w:val="both"/>
        <w:rPr>
          <w:rFonts w:ascii="Arial" w:eastAsiaTheme="minorEastAsia" w:hAnsi="Arial" w:cs="Arial"/>
          <w:lang w:eastAsia="pt-BR"/>
        </w:rPr>
      </w:pPr>
      <w:r w:rsidRPr="00AE079A">
        <w:rPr>
          <w:rFonts w:ascii="Arial" w:eastAsiaTheme="minorEastAsia" w:hAnsi="Arial" w:cs="Arial"/>
          <w:b/>
          <w:bCs/>
          <w:lang w:eastAsia="pt-BR"/>
        </w:rPr>
        <w:t xml:space="preserve">Controle dos grãos de soja fora dos silos: </w:t>
      </w:r>
      <w:r w:rsidRPr="00AE079A">
        <w:rPr>
          <w:rFonts w:ascii="Arial" w:eastAsiaTheme="minorEastAsia" w:hAnsi="Arial" w:cs="Arial"/>
          <w:lang w:eastAsia="pt-BR"/>
        </w:rPr>
        <w:t>Os nossos sensores são exclusivos e feitos para monitorar a umidade e temperatura apenas dentro de silos. Não será possível monitorar a umidade e temperatura dos grãos de soja no transporte e/ou colheita ou qualquer lugar que não seja dentro dos silos.</w:t>
      </w:r>
    </w:p>
    <w:p w14:paraId="3668E40C" w14:textId="77777777" w:rsidR="006D6B5C" w:rsidRPr="00AE079A" w:rsidRDefault="006D6B5C" w:rsidP="006D6B5C">
      <w:pPr>
        <w:pStyle w:val="PargrafodaLista"/>
        <w:numPr>
          <w:ilvl w:val="0"/>
          <w:numId w:val="4"/>
        </w:numPr>
        <w:spacing w:after="0" w:line="360" w:lineRule="auto"/>
        <w:jc w:val="both"/>
        <w:rPr>
          <w:rFonts w:ascii="Arial" w:eastAsiaTheme="minorEastAsia" w:hAnsi="Arial" w:cs="Arial"/>
          <w:lang w:eastAsia="pt-BR"/>
        </w:rPr>
      </w:pPr>
      <w:r w:rsidRPr="00AE079A">
        <w:rPr>
          <w:rFonts w:ascii="Arial" w:eastAsiaTheme="minorEastAsia" w:hAnsi="Arial" w:cs="Arial"/>
          <w:b/>
          <w:bCs/>
          <w:lang w:eastAsia="pt-BR"/>
        </w:rPr>
        <w:t>Tipo de grão:</w:t>
      </w:r>
      <w:r w:rsidRPr="00AE079A">
        <w:rPr>
          <w:rFonts w:ascii="Arial" w:eastAsiaTheme="minorEastAsia" w:hAnsi="Arial" w:cs="Arial"/>
          <w:lang w:eastAsia="pt-BR"/>
        </w:rPr>
        <w:t xml:space="preserve"> Por mais necessário que seja monitorar outros tipos de grãos, o nosso projeto de sensores de umidade e temperatura tem o objetivo de monitorar apenas um tipo de grão, com especificações que </w:t>
      </w:r>
      <w:r w:rsidRPr="00AE079A">
        <w:rPr>
          <w:rFonts w:ascii="Arial" w:eastAsiaTheme="minorEastAsia" w:hAnsi="Arial" w:cs="Arial"/>
          <w:lang w:eastAsia="pt-BR"/>
        </w:rPr>
        <w:lastRenderedPageBreak/>
        <w:t xml:space="preserve">servem apenas para o grão de soja em si. Os demais tipos de grãos existem critérios diferentes de temperatura e umidade. </w:t>
      </w:r>
    </w:p>
    <w:p w14:paraId="71016D9C" w14:textId="77777777" w:rsidR="006D6B5C" w:rsidRPr="00AE079A" w:rsidRDefault="006D6B5C" w:rsidP="006D6B5C">
      <w:pPr>
        <w:pStyle w:val="PargrafodaLista"/>
        <w:numPr>
          <w:ilvl w:val="0"/>
          <w:numId w:val="4"/>
        </w:numPr>
        <w:spacing w:line="360" w:lineRule="auto"/>
        <w:jc w:val="both"/>
        <w:rPr>
          <w:rFonts w:ascii="Arial" w:eastAsia="Arial" w:hAnsi="Arial" w:cs="Arial"/>
          <w:lang w:eastAsia="pt-BR"/>
        </w:rPr>
      </w:pPr>
      <w:r w:rsidRPr="00AE079A">
        <w:rPr>
          <w:rFonts w:ascii="Arial" w:eastAsia="Arial" w:hAnsi="Arial" w:cs="Arial"/>
          <w:b/>
          <w:bCs/>
          <w:kern w:val="0"/>
          <w:lang w:eastAsia="pt-BR"/>
          <w14:ligatures w14:val="none"/>
        </w:rPr>
        <w:t>Problemas que ocorrem no armazenamento</w:t>
      </w:r>
      <w:r w:rsidRPr="00AE079A">
        <w:rPr>
          <w:rFonts w:ascii="Arial" w:eastAsia="Arial" w:hAnsi="Arial" w:cs="Arial"/>
          <w:kern w:val="0"/>
          <w:lang w:eastAsia="pt-BR"/>
          <w14:ligatures w14:val="none"/>
        </w:rPr>
        <w:t>: Por mais que o problema de umidade e temperatura seja um dos que mais afeta o armazenamento de grãos de soja, ele não é o único, existem outros como por exemplo a própria falta de espaço suficiente para fazer o armazenamento correto, a secagem, que se não for feita de forma correta, pode atrair insetos e microrganismos, resumidamente, qualquer descuido pode trazer danos prejudiciais para o armazenamento de grãos de soja. Então o projeto busca diminuir bruscamente esse tipo de perda, porém, eliminá-la, por nossa conta, seria inviável.</w:t>
      </w:r>
    </w:p>
    <w:p w14:paraId="5ED6DDED" w14:textId="77777777" w:rsidR="006D6B5C" w:rsidRPr="00AE079A" w:rsidRDefault="006D6B5C" w:rsidP="006D6B5C">
      <w:pPr>
        <w:pStyle w:val="PargrafodaLista"/>
        <w:numPr>
          <w:ilvl w:val="0"/>
          <w:numId w:val="4"/>
        </w:numPr>
        <w:spacing w:line="360" w:lineRule="auto"/>
        <w:jc w:val="both"/>
        <w:rPr>
          <w:rFonts w:ascii="Arial" w:eastAsia="Arial" w:hAnsi="Arial" w:cs="Arial"/>
          <w:lang w:eastAsia="pt-BR"/>
        </w:rPr>
      </w:pPr>
      <w:r w:rsidRPr="00AE079A">
        <w:rPr>
          <w:rFonts w:ascii="Arial" w:eastAsia="Arial" w:hAnsi="Arial" w:cs="Arial"/>
          <w:b/>
          <w:bCs/>
          <w:lang w:eastAsia="pt-BR"/>
        </w:rPr>
        <w:t xml:space="preserve">Controle da temperatura: </w:t>
      </w:r>
      <w:r w:rsidRPr="00AE079A">
        <w:rPr>
          <w:rFonts w:ascii="Arial" w:eastAsia="Arial" w:hAnsi="Arial" w:cs="Arial"/>
          <w:lang w:eastAsia="pt-BR"/>
        </w:rPr>
        <w:t xml:space="preserve">Não é possível manter a temperatura adequada, se os grãos não passarem pelo processo de secagem da forma correta. </w:t>
      </w:r>
    </w:p>
    <w:p w14:paraId="740CA86F" w14:textId="77777777" w:rsidR="006D6B5C" w:rsidRPr="00AE079A" w:rsidRDefault="006D6B5C" w:rsidP="006D6B5C">
      <w:pPr>
        <w:spacing w:line="360" w:lineRule="auto"/>
        <w:jc w:val="both"/>
        <w:rPr>
          <w:rFonts w:ascii="Arial" w:eastAsia="Arial" w:hAnsi="Arial" w:cs="Arial"/>
          <w:lang w:eastAsia="pt-BR"/>
        </w:rPr>
      </w:pPr>
    </w:p>
    <w:p w14:paraId="24A69446" w14:textId="77777777" w:rsidR="006D6B5C" w:rsidRPr="00AE079A" w:rsidRDefault="006D6B5C" w:rsidP="006D6B5C">
      <w:pPr>
        <w:spacing w:line="360" w:lineRule="auto"/>
      </w:pPr>
      <w:r w:rsidRPr="00AE079A">
        <w:br w:type="page"/>
      </w:r>
    </w:p>
    <w:p w14:paraId="25931547" w14:textId="2328E340" w:rsidR="006D6B5C" w:rsidRPr="00AE079A" w:rsidRDefault="00A82551" w:rsidP="00A82551">
      <w:pPr>
        <w:pStyle w:val="Ttulo1"/>
        <w:rPr>
          <w:color w:val="auto"/>
          <w:lang w:eastAsia="pt-BR"/>
        </w:rPr>
      </w:pPr>
      <w:bookmarkStart w:id="17" w:name="_Toc169293920"/>
      <w:r w:rsidRPr="00AE079A">
        <w:rPr>
          <w:color w:val="auto"/>
          <w:lang w:eastAsia="pt-BR"/>
        </w:rPr>
        <w:lastRenderedPageBreak/>
        <w:t>5 BACKLOG</w:t>
      </w:r>
      <w:bookmarkEnd w:id="17"/>
    </w:p>
    <w:p w14:paraId="6608D58B" w14:textId="77777777" w:rsidR="00ED16F7" w:rsidRPr="00AE079A" w:rsidRDefault="00ED16F7" w:rsidP="00ED16F7">
      <w:pPr>
        <w:rPr>
          <w:lang w:eastAsia="pt-BR"/>
        </w:rPr>
      </w:pPr>
    </w:p>
    <w:tbl>
      <w:tblPr>
        <w:tblStyle w:val="Tabelacomgrade"/>
        <w:tblW w:w="8632" w:type="dxa"/>
        <w:jc w:val="center"/>
        <w:tblLayout w:type="fixed"/>
        <w:tblLook w:val="06A0" w:firstRow="1" w:lastRow="0" w:firstColumn="1" w:lastColumn="0" w:noHBand="1" w:noVBand="1"/>
      </w:tblPr>
      <w:tblGrid>
        <w:gridCol w:w="2580"/>
        <w:gridCol w:w="4170"/>
        <w:gridCol w:w="1882"/>
      </w:tblGrid>
      <w:tr w:rsidR="00ED16F7" w:rsidRPr="00AE079A" w14:paraId="7A82C3E1" w14:textId="77777777" w:rsidTr="00D05C4E">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3709E0F7" w14:textId="77777777" w:rsidR="00ED16F7" w:rsidRPr="00AE079A" w:rsidRDefault="00ED16F7">
            <w:pP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110840F2" w14:textId="1FA5D514" w:rsidR="00ED16F7" w:rsidRPr="00AE079A" w:rsidRDefault="00ED16F7">
            <w:pPr>
              <w:jc w:val="both"/>
              <w:rPr>
                <w:rFonts w:ascii="Arial" w:eastAsia="Arial" w:hAnsi="Arial" w:cs="Arial"/>
                <w:b/>
                <w:bCs/>
                <w:lang w:eastAsia="pt-BR"/>
              </w:rPr>
            </w:pPr>
            <w:r w:rsidRPr="00AE079A">
              <w:rPr>
                <w:rFonts w:ascii="Arial" w:eastAsia="Arial" w:hAnsi="Arial" w:cs="Arial"/>
                <w:b/>
                <w:bCs/>
                <w:lang w:eastAsia="pt-BR"/>
              </w:rPr>
              <w:t>7SOJAS – BACKLOG PRODUCT</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04B04CE6" w14:textId="77777777" w:rsidR="00ED16F7" w:rsidRPr="00AE079A" w:rsidRDefault="00ED16F7">
            <w:pPr>
              <w:rPr>
                <w:rFonts w:ascii="Arial" w:eastAsia="Arial" w:hAnsi="Arial" w:cs="Arial"/>
                <w:lang w:eastAsia="pt-BR"/>
              </w:rPr>
            </w:pPr>
          </w:p>
        </w:tc>
      </w:tr>
      <w:tr w:rsidR="00ED16F7" w:rsidRPr="00AE079A" w14:paraId="51C9AEBB" w14:textId="77777777" w:rsidTr="00D05C4E">
        <w:trPr>
          <w:trHeight w:val="426"/>
          <w:jc w:val="center"/>
        </w:trPr>
        <w:tc>
          <w:tcPr>
            <w:tcW w:w="2580" w:type="dxa"/>
            <w:tcBorders>
              <w:top w:val="single" w:sz="12" w:space="0" w:color="000000" w:themeColor="text1"/>
            </w:tcBorders>
            <w:shd w:val="clear" w:color="auto" w:fill="D9F2D0" w:themeFill="accent6" w:themeFillTint="33"/>
          </w:tcPr>
          <w:p w14:paraId="05A19503" w14:textId="77777777" w:rsidR="00ED16F7" w:rsidRPr="00AE079A" w:rsidRDefault="00ED16F7">
            <w:pPr>
              <w:jc w:val="center"/>
              <w:rPr>
                <w:rFonts w:ascii="Arial" w:eastAsia="Arial" w:hAnsi="Arial" w:cs="Arial"/>
                <w:b/>
                <w:bCs/>
                <w:lang w:eastAsia="pt-BR"/>
              </w:rPr>
            </w:pPr>
            <w:r w:rsidRPr="00AE079A">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22DE5AC0" w14:textId="77777777" w:rsidR="00ED16F7" w:rsidRPr="00AE079A" w:rsidRDefault="00ED16F7">
            <w:pPr>
              <w:jc w:val="center"/>
              <w:rPr>
                <w:rFonts w:ascii="Arial" w:eastAsia="Arial" w:hAnsi="Arial" w:cs="Arial"/>
                <w:b/>
                <w:bCs/>
                <w:lang w:eastAsia="pt-BR"/>
              </w:rPr>
            </w:pPr>
            <w:r w:rsidRPr="00AE079A">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474C363D" w14:textId="77777777" w:rsidR="00ED16F7" w:rsidRPr="00AE079A" w:rsidRDefault="00ED16F7">
            <w:pPr>
              <w:jc w:val="center"/>
              <w:rPr>
                <w:rFonts w:ascii="Arial" w:eastAsia="Arial" w:hAnsi="Arial" w:cs="Arial"/>
                <w:b/>
                <w:bCs/>
                <w:lang w:eastAsia="pt-BR"/>
              </w:rPr>
            </w:pPr>
            <w:r w:rsidRPr="00AE079A">
              <w:rPr>
                <w:rFonts w:ascii="Arial" w:eastAsia="Arial" w:hAnsi="Arial" w:cs="Arial"/>
                <w:b/>
                <w:bCs/>
                <w:lang w:eastAsia="pt-BR"/>
              </w:rPr>
              <w:t>Classificação</w:t>
            </w:r>
          </w:p>
        </w:tc>
      </w:tr>
      <w:tr w:rsidR="00ED16F7" w:rsidRPr="00AE079A" w14:paraId="7CC2FD18" w14:textId="77777777" w:rsidTr="00D05C4E">
        <w:trPr>
          <w:trHeight w:val="300"/>
          <w:jc w:val="center"/>
        </w:trPr>
        <w:tc>
          <w:tcPr>
            <w:tcW w:w="2580" w:type="dxa"/>
            <w:shd w:val="clear" w:color="auto" w:fill="auto"/>
          </w:tcPr>
          <w:p w14:paraId="41411D57" w14:textId="77777777" w:rsidR="00ED16F7" w:rsidRPr="00AE079A" w:rsidRDefault="00ED16F7">
            <w:pPr>
              <w:rPr>
                <w:rFonts w:ascii="Arial" w:eastAsia="Arial" w:hAnsi="Arial" w:cs="Arial"/>
                <w:lang w:eastAsia="pt-BR"/>
              </w:rPr>
            </w:pPr>
            <w:r w:rsidRPr="00AE079A">
              <w:rPr>
                <w:rFonts w:ascii="Arial" w:eastAsia="Arial" w:hAnsi="Arial" w:cs="Arial"/>
                <w:lang w:eastAsia="pt-BR"/>
              </w:rPr>
              <w:t>Site Institucional</w:t>
            </w:r>
          </w:p>
        </w:tc>
        <w:tc>
          <w:tcPr>
            <w:tcW w:w="4170" w:type="dxa"/>
            <w:shd w:val="clear" w:color="auto" w:fill="auto"/>
          </w:tcPr>
          <w:p w14:paraId="7A0F7189" w14:textId="4EC07CEF" w:rsidR="00ED16F7" w:rsidRPr="00AE079A" w:rsidRDefault="00ED16F7">
            <w:pPr>
              <w:rPr>
                <w:rFonts w:ascii="Arial" w:eastAsia="Arial" w:hAnsi="Arial" w:cs="Arial"/>
                <w:lang w:eastAsia="pt-BR"/>
              </w:rPr>
            </w:pPr>
            <w:r w:rsidRPr="00AE079A">
              <w:rPr>
                <w:rFonts w:ascii="Arial" w:eastAsia="Arial" w:hAnsi="Arial" w:cs="Arial"/>
                <w:lang w:eastAsia="pt-BR"/>
              </w:rPr>
              <w:t>Tela inicial com as informações da empresa</w:t>
            </w:r>
            <w:r w:rsidR="00490D17" w:rsidRPr="00AE079A">
              <w:rPr>
                <w:rFonts w:ascii="Arial" w:eastAsia="Arial" w:hAnsi="Arial" w:cs="Arial"/>
                <w:lang w:eastAsia="pt-BR"/>
              </w:rPr>
              <w:t>.</w:t>
            </w:r>
          </w:p>
        </w:tc>
        <w:tc>
          <w:tcPr>
            <w:tcW w:w="1882" w:type="dxa"/>
            <w:shd w:val="clear" w:color="auto" w:fill="auto"/>
          </w:tcPr>
          <w:p w14:paraId="3D839A4B" w14:textId="77777777" w:rsidR="00ED16F7" w:rsidRPr="00AE079A" w:rsidRDefault="00ED16F7">
            <w:pPr>
              <w:rPr>
                <w:rFonts w:ascii="Arial" w:eastAsia="Arial" w:hAnsi="Arial" w:cs="Arial"/>
                <w:lang w:eastAsia="pt-BR"/>
              </w:rPr>
            </w:pPr>
            <w:r w:rsidRPr="00AE079A">
              <w:rPr>
                <w:rFonts w:ascii="Arial" w:eastAsia="Arial" w:hAnsi="Arial" w:cs="Arial"/>
                <w:lang w:eastAsia="pt-BR"/>
              </w:rPr>
              <w:t>Essencial</w:t>
            </w:r>
          </w:p>
        </w:tc>
      </w:tr>
      <w:tr w:rsidR="00ED16F7" w:rsidRPr="00AE079A" w14:paraId="69FCCC66" w14:textId="77777777" w:rsidTr="00D05C4E">
        <w:trPr>
          <w:trHeight w:val="300"/>
          <w:jc w:val="center"/>
        </w:trPr>
        <w:tc>
          <w:tcPr>
            <w:tcW w:w="2580" w:type="dxa"/>
            <w:shd w:val="clear" w:color="auto" w:fill="auto"/>
          </w:tcPr>
          <w:p w14:paraId="5F74775B" w14:textId="77777777" w:rsidR="00ED16F7" w:rsidRPr="00AE079A" w:rsidRDefault="00ED16F7">
            <w:pPr>
              <w:rPr>
                <w:rFonts w:ascii="Arial" w:eastAsia="Arial" w:hAnsi="Arial" w:cs="Arial"/>
                <w:lang w:eastAsia="pt-BR"/>
              </w:rPr>
            </w:pPr>
            <w:r w:rsidRPr="00AE079A">
              <w:rPr>
                <w:rFonts w:ascii="Arial" w:eastAsia="Arial" w:hAnsi="Arial" w:cs="Arial"/>
                <w:lang w:eastAsia="pt-BR"/>
              </w:rPr>
              <w:t>Banco de Dados</w:t>
            </w:r>
          </w:p>
        </w:tc>
        <w:tc>
          <w:tcPr>
            <w:tcW w:w="4170" w:type="dxa"/>
            <w:shd w:val="clear" w:color="auto" w:fill="auto"/>
          </w:tcPr>
          <w:p w14:paraId="1213BECB" w14:textId="4985AB6C" w:rsidR="00CD4A89" w:rsidRPr="00AE079A" w:rsidRDefault="00CD4A89">
            <w:pPr>
              <w:rPr>
                <w:rFonts w:ascii="Arial" w:eastAsia="Arial" w:hAnsi="Arial" w:cs="Arial"/>
                <w:lang w:eastAsia="pt-BR"/>
              </w:rPr>
            </w:pPr>
            <w:r w:rsidRPr="00AE079A">
              <w:rPr>
                <w:rFonts w:ascii="Arial" w:eastAsia="Arial" w:hAnsi="Arial" w:cs="Arial"/>
                <w:lang w:eastAsia="pt-BR"/>
              </w:rPr>
              <w:t>Modelagem e script do banco</w:t>
            </w:r>
            <w:r w:rsidR="00490D17" w:rsidRPr="00AE079A">
              <w:rPr>
                <w:rFonts w:ascii="Arial" w:eastAsia="Arial" w:hAnsi="Arial" w:cs="Arial"/>
                <w:lang w:eastAsia="pt-BR"/>
              </w:rPr>
              <w:t>.</w:t>
            </w:r>
          </w:p>
        </w:tc>
        <w:tc>
          <w:tcPr>
            <w:tcW w:w="1882" w:type="dxa"/>
            <w:shd w:val="clear" w:color="auto" w:fill="auto"/>
          </w:tcPr>
          <w:p w14:paraId="1A8B3855" w14:textId="77777777" w:rsidR="00ED16F7" w:rsidRPr="00AE079A" w:rsidRDefault="00ED16F7">
            <w:pPr>
              <w:rPr>
                <w:rFonts w:ascii="Arial" w:eastAsia="Arial" w:hAnsi="Arial" w:cs="Arial"/>
                <w:lang w:eastAsia="pt-BR"/>
              </w:rPr>
            </w:pPr>
            <w:r w:rsidRPr="00AE079A">
              <w:rPr>
                <w:rFonts w:ascii="Arial" w:eastAsia="Arial" w:hAnsi="Arial" w:cs="Arial"/>
                <w:lang w:eastAsia="pt-BR"/>
              </w:rPr>
              <w:t>Essencial</w:t>
            </w:r>
          </w:p>
        </w:tc>
      </w:tr>
      <w:tr w:rsidR="00ED16F7" w:rsidRPr="00AE079A" w14:paraId="031DEBEC" w14:textId="77777777" w:rsidTr="00D05C4E">
        <w:trPr>
          <w:trHeight w:val="300"/>
          <w:jc w:val="center"/>
        </w:trPr>
        <w:tc>
          <w:tcPr>
            <w:tcW w:w="2580" w:type="dxa"/>
            <w:shd w:val="clear" w:color="auto" w:fill="auto"/>
          </w:tcPr>
          <w:p w14:paraId="223A55C0" w14:textId="77777777" w:rsidR="00ED16F7" w:rsidRPr="00AE079A" w:rsidRDefault="00ED16F7">
            <w:pPr>
              <w:rPr>
                <w:rFonts w:ascii="Arial" w:eastAsia="Arial" w:hAnsi="Arial" w:cs="Arial"/>
                <w:lang w:eastAsia="pt-BR"/>
              </w:rPr>
            </w:pPr>
            <w:r w:rsidRPr="00AE079A">
              <w:rPr>
                <w:rFonts w:ascii="Arial" w:eastAsia="Arial" w:hAnsi="Arial" w:cs="Arial"/>
                <w:lang w:eastAsia="pt-BR"/>
              </w:rPr>
              <w:t>Máquina Virtual</w:t>
            </w:r>
          </w:p>
        </w:tc>
        <w:tc>
          <w:tcPr>
            <w:tcW w:w="4170" w:type="dxa"/>
            <w:shd w:val="clear" w:color="auto" w:fill="auto"/>
          </w:tcPr>
          <w:p w14:paraId="32F8616C" w14:textId="280E3CD5" w:rsidR="00ED16F7" w:rsidRPr="00AE079A" w:rsidRDefault="0075679D">
            <w:pPr>
              <w:rPr>
                <w:rFonts w:ascii="Arial" w:eastAsia="Arial" w:hAnsi="Arial" w:cs="Arial"/>
                <w:lang w:eastAsia="pt-BR"/>
              </w:rPr>
            </w:pPr>
            <w:r w:rsidRPr="00AE079A">
              <w:rPr>
                <w:rFonts w:ascii="Arial" w:eastAsia="Arial" w:hAnsi="Arial" w:cs="Arial"/>
                <w:lang w:eastAsia="pt-BR"/>
              </w:rPr>
              <w:t>VM sendo interligada ao MySQL</w:t>
            </w:r>
            <w:r w:rsidR="00490D17" w:rsidRPr="00AE079A">
              <w:rPr>
                <w:rFonts w:ascii="Arial" w:eastAsia="Arial" w:hAnsi="Arial" w:cs="Arial"/>
                <w:lang w:eastAsia="pt-BR"/>
              </w:rPr>
              <w:t>.</w:t>
            </w:r>
          </w:p>
        </w:tc>
        <w:tc>
          <w:tcPr>
            <w:tcW w:w="1882" w:type="dxa"/>
            <w:shd w:val="clear" w:color="auto" w:fill="auto"/>
          </w:tcPr>
          <w:p w14:paraId="7DBE2853" w14:textId="53662F67" w:rsidR="00ED16F7" w:rsidRPr="00AE079A" w:rsidRDefault="00442820">
            <w:pPr>
              <w:rPr>
                <w:rFonts w:ascii="Arial" w:eastAsia="Arial" w:hAnsi="Arial" w:cs="Arial"/>
                <w:lang w:eastAsia="pt-BR"/>
              </w:rPr>
            </w:pPr>
            <w:r w:rsidRPr="00AE079A">
              <w:rPr>
                <w:rFonts w:ascii="Arial" w:eastAsia="Arial" w:hAnsi="Arial" w:cs="Arial"/>
                <w:lang w:eastAsia="pt-BR"/>
              </w:rPr>
              <w:t>Essencial</w:t>
            </w:r>
          </w:p>
        </w:tc>
      </w:tr>
      <w:tr w:rsidR="00442820" w:rsidRPr="00AE079A" w14:paraId="3C33340C" w14:textId="77777777" w:rsidTr="00D05C4E">
        <w:trPr>
          <w:trHeight w:val="300"/>
          <w:jc w:val="center"/>
        </w:trPr>
        <w:tc>
          <w:tcPr>
            <w:tcW w:w="2580" w:type="dxa"/>
            <w:shd w:val="clear" w:color="auto" w:fill="auto"/>
          </w:tcPr>
          <w:p w14:paraId="22FE41F8" w14:textId="6CE274A0" w:rsidR="00442820" w:rsidRPr="00AE079A" w:rsidRDefault="00442820">
            <w:pPr>
              <w:rPr>
                <w:rFonts w:ascii="Arial" w:eastAsia="Arial" w:hAnsi="Arial" w:cs="Arial"/>
                <w:lang w:eastAsia="pt-BR"/>
              </w:rPr>
            </w:pPr>
            <w:r w:rsidRPr="00AE079A">
              <w:rPr>
                <w:rFonts w:ascii="Arial" w:eastAsia="Arial" w:hAnsi="Arial" w:cs="Arial"/>
                <w:lang w:eastAsia="pt-BR"/>
              </w:rPr>
              <w:t>Arduino</w:t>
            </w:r>
          </w:p>
        </w:tc>
        <w:tc>
          <w:tcPr>
            <w:tcW w:w="4170" w:type="dxa"/>
            <w:shd w:val="clear" w:color="auto" w:fill="auto"/>
          </w:tcPr>
          <w:p w14:paraId="0F3587E9" w14:textId="45406EC0" w:rsidR="00442820" w:rsidRPr="00AE079A" w:rsidRDefault="00442820">
            <w:pPr>
              <w:rPr>
                <w:rFonts w:ascii="Arial" w:eastAsia="Arial" w:hAnsi="Arial" w:cs="Arial"/>
                <w:lang w:eastAsia="pt-BR"/>
              </w:rPr>
            </w:pPr>
            <w:r w:rsidRPr="00AE079A">
              <w:rPr>
                <w:rFonts w:ascii="Arial" w:eastAsia="Arial" w:hAnsi="Arial" w:cs="Arial"/>
                <w:lang w:eastAsia="pt-BR"/>
              </w:rPr>
              <w:t>Sensores de temperatura (LM35) e de umidade (DHT11)</w:t>
            </w:r>
            <w:r w:rsidR="00490D17" w:rsidRPr="00AE079A">
              <w:rPr>
                <w:rFonts w:ascii="Arial" w:eastAsia="Arial" w:hAnsi="Arial" w:cs="Arial"/>
                <w:lang w:eastAsia="pt-BR"/>
              </w:rPr>
              <w:t>.</w:t>
            </w:r>
          </w:p>
        </w:tc>
        <w:tc>
          <w:tcPr>
            <w:tcW w:w="1882" w:type="dxa"/>
            <w:shd w:val="clear" w:color="auto" w:fill="auto"/>
          </w:tcPr>
          <w:p w14:paraId="13ABADB2" w14:textId="2A3DA128" w:rsidR="00442820" w:rsidRPr="00AE079A" w:rsidRDefault="00442820">
            <w:pPr>
              <w:rPr>
                <w:rFonts w:ascii="Arial" w:eastAsia="Arial" w:hAnsi="Arial" w:cs="Arial"/>
                <w:lang w:eastAsia="pt-BR"/>
              </w:rPr>
            </w:pPr>
            <w:r w:rsidRPr="00AE079A">
              <w:rPr>
                <w:rFonts w:ascii="Arial" w:eastAsia="Arial" w:hAnsi="Arial" w:cs="Arial"/>
                <w:lang w:eastAsia="pt-BR"/>
              </w:rPr>
              <w:t>Essencial</w:t>
            </w:r>
          </w:p>
        </w:tc>
      </w:tr>
      <w:tr w:rsidR="00ED16F7" w:rsidRPr="00AE079A" w14:paraId="360BCF63" w14:textId="77777777" w:rsidTr="00D05C4E">
        <w:trPr>
          <w:trHeight w:val="339"/>
          <w:jc w:val="center"/>
        </w:trPr>
        <w:tc>
          <w:tcPr>
            <w:tcW w:w="2580" w:type="dxa"/>
            <w:shd w:val="clear" w:color="auto" w:fill="auto"/>
          </w:tcPr>
          <w:p w14:paraId="2DF06246" w14:textId="77777777" w:rsidR="00ED16F7" w:rsidRPr="00AE079A" w:rsidRDefault="00ED16F7">
            <w:pPr>
              <w:rPr>
                <w:rFonts w:ascii="Arial" w:eastAsia="Arial" w:hAnsi="Arial" w:cs="Arial"/>
                <w:lang w:eastAsia="pt-BR"/>
              </w:rPr>
            </w:pPr>
            <w:r w:rsidRPr="00AE079A">
              <w:rPr>
                <w:rFonts w:ascii="Arial" w:eastAsia="Arial" w:hAnsi="Arial" w:cs="Arial"/>
                <w:lang w:eastAsia="pt-BR"/>
              </w:rPr>
              <w:t>Dashboard</w:t>
            </w:r>
          </w:p>
        </w:tc>
        <w:tc>
          <w:tcPr>
            <w:tcW w:w="4170" w:type="dxa"/>
            <w:shd w:val="clear" w:color="auto" w:fill="auto"/>
          </w:tcPr>
          <w:p w14:paraId="79F6F158" w14:textId="77777777" w:rsidR="00ED16F7" w:rsidRPr="00AE079A" w:rsidRDefault="00ED16F7">
            <w:pPr>
              <w:rPr>
                <w:rFonts w:ascii="Arial" w:eastAsia="Arial" w:hAnsi="Arial" w:cs="Arial"/>
                <w:lang w:eastAsia="pt-BR"/>
              </w:rPr>
            </w:pPr>
            <w:r w:rsidRPr="00AE079A">
              <w:rPr>
                <w:rFonts w:ascii="Arial" w:eastAsia="Arial" w:hAnsi="Arial" w:cs="Arial"/>
                <w:lang w:eastAsia="pt-BR"/>
              </w:rPr>
              <w:t>Gráfico com a umidade e temperatura.</w:t>
            </w:r>
          </w:p>
        </w:tc>
        <w:tc>
          <w:tcPr>
            <w:tcW w:w="1882" w:type="dxa"/>
            <w:shd w:val="clear" w:color="auto" w:fill="auto"/>
          </w:tcPr>
          <w:p w14:paraId="1195AC9D" w14:textId="77777777" w:rsidR="00ED16F7" w:rsidRPr="00AE079A" w:rsidRDefault="00ED16F7">
            <w:pPr>
              <w:rPr>
                <w:rFonts w:ascii="Arial" w:eastAsia="Arial" w:hAnsi="Arial" w:cs="Arial"/>
                <w:lang w:eastAsia="pt-BR"/>
              </w:rPr>
            </w:pPr>
            <w:r w:rsidRPr="00AE079A">
              <w:rPr>
                <w:rFonts w:ascii="Arial" w:eastAsia="Arial" w:hAnsi="Arial" w:cs="Arial"/>
                <w:lang w:eastAsia="pt-BR"/>
              </w:rPr>
              <w:t>Essencial</w:t>
            </w:r>
          </w:p>
        </w:tc>
      </w:tr>
    </w:tbl>
    <w:p w14:paraId="05A48D89" w14:textId="77777777" w:rsidR="00ED16F7" w:rsidRPr="00AE079A" w:rsidRDefault="00ED16F7" w:rsidP="00ED16F7">
      <w:pPr>
        <w:rPr>
          <w:lang w:eastAsia="pt-BR"/>
        </w:rPr>
      </w:pPr>
    </w:p>
    <w:tbl>
      <w:tblPr>
        <w:tblStyle w:val="Tabelacomgrade"/>
        <w:tblW w:w="8632" w:type="dxa"/>
        <w:jc w:val="center"/>
        <w:tblLayout w:type="fixed"/>
        <w:tblLook w:val="06A0" w:firstRow="1" w:lastRow="0" w:firstColumn="1" w:lastColumn="0" w:noHBand="1" w:noVBand="1"/>
      </w:tblPr>
      <w:tblGrid>
        <w:gridCol w:w="2580"/>
        <w:gridCol w:w="4170"/>
        <w:gridCol w:w="1882"/>
      </w:tblGrid>
      <w:tr w:rsidR="00357272" w:rsidRPr="00AE079A" w14:paraId="3B6E6DF8" w14:textId="77777777" w:rsidTr="00F75242">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1F7854BF" w14:textId="77777777" w:rsidR="00357272" w:rsidRPr="00AE079A" w:rsidRDefault="00357272">
            <w:pPr>
              <w:jc w:val="cente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6657EF23" w14:textId="77777777" w:rsidR="00357272" w:rsidRPr="00AE079A" w:rsidRDefault="00357272">
            <w:pPr>
              <w:jc w:val="center"/>
              <w:rPr>
                <w:rFonts w:ascii="Arial" w:eastAsia="Arial" w:hAnsi="Arial" w:cs="Arial"/>
                <w:b/>
                <w:bCs/>
                <w:lang w:eastAsia="pt-BR"/>
              </w:rPr>
            </w:pPr>
            <w:r w:rsidRPr="00AE079A">
              <w:rPr>
                <w:rFonts w:ascii="Arial" w:eastAsia="Arial" w:hAnsi="Arial" w:cs="Arial"/>
                <w:b/>
                <w:bCs/>
                <w:lang w:eastAsia="pt-BR"/>
              </w:rPr>
              <w:t>SITE INSTITUCIONAL</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567E040E" w14:textId="77777777" w:rsidR="00357272" w:rsidRPr="00AE079A" w:rsidRDefault="00357272">
            <w:pPr>
              <w:jc w:val="center"/>
              <w:rPr>
                <w:rFonts w:ascii="Arial" w:eastAsia="Arial" w:hAnsi="Arial" w:cs="Arial"/>
                <w:lang w:eastAsia="pt-BR"/>
              </w:rPr>
            </w:pPr>
          </w:p>
        </w:tc>
      </w:tr>
      <w:tr w:rsidR="00357272" w:rsidRPr="00AE079A" w14:paraId="0C0EC606" w14:textId="77777777" w:rsidTr="00F75242">
        <w:trPr>
          <w:trHeight w:val="426"/>
          <w:jc w:val="center"/>
        </w:trPr>
        <w:tc>
          <w:tcPr>
            <w:tcW w:w="2580" w:type="dxa"/>
            <w:tcBorders>
              <w:top w:val="single" w:sz="12" w:space="0" w:color="000000" w:themeColor="text1"/>
            </w:tcBorders>
            <w:shd w:val="clear" w:color="auto" w:fill="D9F2D0" w:themeFill="accent6" w:themeFillTint="33"/>
          </w:tcPr>
          <w:p w14:paraId="167D979E" w14:textId="77777777" w:rsidR="00357272" w:rsidRPr="00AE079A" w:rsidRDefault="00357272">
            <w:pPr>
              <w:jc w:val="center"/>
              <w:rPr>
                <w:rFonts w:ascii="Arial" w:eastAsia="Arial" w:hAnsi="Arial" w:cs="Arial"/>
                <w:b/>
                <w:bCs/>
                <w:lang w:eastAsia="pt-BR"/>
              </w:rPr>
            </w:pPr>
            <w:r w:rsidRPr="00AE079A">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6B2E37AD" w14:textId="77777777" w:rsidR="00357272" w:rsidRPr="00AE079A" w:rsidRDefault="00357272">
            <w:pPr>
              <w:jc w:val="center"/>
              <w:rPr>
                <w:rFonts w:ascii="Arial" w:eastAsia="Arial" w:hAnsi="Arial" w:cs="Arial"/>
                <w:b/>
                <w:bCs/>
                <w:lang w:eastAsia="pt-BR"/>
              </w:rPr>
            </w:pPr>
            <w:r w:rsidRPr="00AE079A">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671AD949" w14:textId="77777777" w:rsidR="00357272" w:rsidRPr="00AE079A" w:rsidRDefault="00357272">
            <w:pPr>
              <w:jc w:val="center"/>
              <w:rPr>
                <w:rFonts w:ascii="Arial" w:eastAsia="Arial" w:hAnsi="Arial" w:cs="Arial"/>
                <w:b/>
                <w:bCs/>
                <w:lang w:eastAsia="pt-BR"/>
              </w:rPr>
            </w:pPr>
            <w:r w:rsidRPr="00AE079A">
              <w:rPr>
                <w:rFonts w:ascii="Arial" w:eastAsia="Arial" w:hAnsi="Arial" w:cs="Arial"/>
                <w:b/>
                <w:bCs/>
                <w:lang w:eastAsia="pt-BR"/>
              </w:rPr>
              <w:t>Classificação</w:t>
            </w:r>
          </w:p>
        </w:tc>
      </w:tr>
      <w:tr w:rsidR="00357272" w:rsidRPr="00AE079A" w14:paraId="70148735" w14:textId="77777777" w:rsidTr="002835E8">
        <w:trPr>
          <w:trHeight w:val="339"/>
          <w:jc w:val="center"/>
        </w:trPr>
        <w:tc>
          <w:tcPr>
            <w:tcW w:w="2580" w:type="dxa"/>
            <w:shd w:val="clear" w:color="auto" w:fill="auto"/>
          </w:tcPr>
          <w:p w14:paraId="2DCF9B5D"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Tela inicial</w:t>
            </w:r>
          </w:p>
        </w:tc>
        <w:tc>
          <w:tcPr>
            <w:tcW w:w="4170" w:type="dxa"/>
            <w:shd w:val="clear" w:color="auto" w:fill="auto"/>
          </w:tcPr>
          <w:p w14:paraId="108807B2" w14:textId="1844605D" w:rsidR="00357272" w:rsidRPr="00AE079A" w:rsidRDefault="00357272">
            <w:pPr>
              <w:rPr>
                <w:rFonts w:ascii="Arial" w:eastAsia="Arial" w:hAnsi="Arial" w:cs="Arial"/>
                <w:lang w:eastAsia="pt-BR"/>
              </w:rPr>
            </w:pPr>
            <w:r w:rsidRPr="00AE079A">
              <w:rPr>
                <w:rFonts w:ascii="Arial" w:eastAsia="Arial" w:hAnsi="Arial" w:cs="Arial"/>
                <w:lang w:eastAsia="pt-BR"/>
              </w:rPr>
              <w:t>Tela inicial com as informações da empresa</w:t>
            </w:r>
            <w:r w:rsidR="009214F1" w:rsidRPr="00AE079A">
              <w:rPr>
                <w:rFonts w:ascii="Arial" w:eastAsia="Arial" w:hAnsi="Arial" w:cs="Arial"/>
                <w:lang w:eastAsia="pt-BR"/>
              </w:rPr>
              <w:t>.</w:t>
            </w:r>
          </w:p>
        </w:tc>
        <w:tc>
          <w:tcPr>
            <w:tcW w:w="1882" w:type="dxa"/>
            <w:shd w:val="clear" w:color="auto" w:fill="auto"/>
          </w:tcPr>
          <w:p w14:paraId="4D9BE106"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Essencial</w:t>
            </w:r>
          </w:p>
        </w:tc>
      </w:tr>
      <w:tr w:rsidR="00357272" w:rsidRPr="00AE079A" w14:paraId="5C7AA0E5" w14:textId="77777777" w:rsidTr="002835E8">
        <w:trPr>
          <w:trHeight w:val="339"/>
          <w:jc w:val="center"/>
        </w:trPr>
        <w:tc>
          <w:tcPr>
            <w:tcW w:w="2580" w:type="dxa"/>
            <w:shd w:val="clear" w:color="auto" w:fill="auto"/>
          </w:tcPr>
          <w:p w14:paraId="5E93E8E6"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Tela de login</w:t>
            </w:r>
          </w:p>
        </w:tc>
        <w:tc>
          <w:tcPr>
            <w:tcW w:w="4170" w:type="dxa"/>
            <w:shd w:val="clear" w:color="auto" w:fill="auto"/>
          </w:tcPr>
          <w:p w14:paraId="6B5AA814" w14:textId="123196E5" w:rsidR="00357272" w:rsidRPr="00AE079A" w:rsidRDefault="00357272">
            <w:pPr>
              <w:rPr>
                <w:rFonts w:ascii="Arial" w:eastAsia="Arial" w:hAnsi="Arial" w:cs="Arial"/>
                <w:lang w:eastAsia="pt-BR"/>
              </w:rPr>
            </w:pPr>
            <w:r w:rsidRPr="00AE079A">
              <w:rPr>
                <w:rFonts w:ascii="Arial" w:eastAsia="Arial" w:hAnsi="Arial" w:cs="Arial"/>
                <w:lang w:eastAsia="pt-BR"/>
              </w:rPr>
              <w:t>Tela com e-mail e senha</w:t>
            </w:r>
            <w:r w:rsidR="009214F1" w:rsidRPr="00AE079A">
              <w:rPr>
                <w:rFonts w:ascii="Arial" w:eastAsia="Arial" w:hAnsi="Arial" w:cs="Arial"/>
                <w:lang w:eastAsia="pt-BR"/>
              </w:rPr>
              <w:t>.</w:t>
            </w:r>
          </w:p>
        </w:tc>
        <w:tc>
          <w:tcPr>
            <w:tcW w:w="1882" w:type="dxa"/>
            <w:shd w:val="clear" w:color="auto" w:fill="auto"/>
          </w:tcPr>
          <w:p w14:paraId="0FEEF005"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Essencial</w:t>
            </w:r>
          </w:p>
        </w:tc>
      </w:tr>
      <w:tr w:rsidR="00357272" w:rsidRPr="00AE079A" w14:paraId="3AEBE01F" w14:textId="77777777" w:rsidTr="002835E8">
        <w:trPr>
          <w:trHeight w:val="339"/>
          <w:jc w:val="center"/>
        </w:trPr>
        <w:tc>
          <w:tcPr>
            <w:tcW w:w="2580" w:type="dxa"/>
            <w:shd w:val="clear" w:color="auto" w:fill="auto"/>
          </w:tcPr>
          <w:p w14:paraId="677B4A0E"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Cadastro de usuário</w:t>
            </w:r>
          </w:p>
        </w:tc>
        <w:tc>
          <w:tcPr>
            <w:tcW w:w="4170" w:type="dxa"/>
            <w:shd w:val="clear" w:color="auto" w:fill="auto"/>
          </w:tcPr>
          <w:p w14:paraId="7FD4E541" w14:textId="77777777" w:rsidR="00357272" w:rsidRPr="00AE079A" w:rsidRDefault="00357272">
            <w:pPr>
              <w:rPr>
                <w:rFonts w:ascii="Arial" w:eastAsia="Arial" w:hAnsi="Arial" w:cs="Arial"/>
                <w:lang w:eastAsia="pt-BR"/>
              </w:rPr>
            </w:pPr>
            <w:r w:rsidRPr="00AE079A">
              <w:rPr>
                <w:rFonts w:ascii="Arial" w:eastAsia="Arial" w:hAnsi="Arial" w:cs="Arial"/>
                <w:lang w:eastAsia="pt-BR"/>
              </w:rPr>
              <w:t>Cadastro do usuário com nome, e-mail, senha e quantidade de silos.</w:t>
            </w:r>
          </w:p>
        </w:tc>
        <w:tc>
          <w:tcPr>
            <w:tcW w:w="1882" w:type="dxa"/>
            <w:shd w:val="clear" w:color="auto" w:fill="auto"/>
          </w:tcPr>
          <w:p w14:paraId="256BFD94"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Essencial</w:t>
            </w:r>
          </w:p>
        </w:tc>
      </w:tr>
      <w:tr w:rsidR="00357272" w:rsidRPr="00AE079A" w14:paraId="5AF40915" w14:textId="77777777" w:rsidTr="002835E8">
        <w:trPr>
          <w:trHeight w:val="339"/>
          <w:jc w:val="center"/>
        </w:trPr>
        <w:tc>
          <w:tcPr>
            <w:tcW w:w="2580" w:type="dxa"/>
            <w:shd w:val="clear" w:color="auto" w:fill="auto"/>
          </w:tcPr>
          <w:p w14:paraId="0601D870" w14:textId="77777777" w:rsidR="00357272" w:rsidRPr="00AE079A" w:rsidRDefault="00357272">
            <w:pPr>
              <w:jc w:val="center"/>
              <w:rPr>
                <w:rFonts w:ascii="Arial" w:eastAsia="Arial" w:hAnsi="Arial" w:cs="Arial"/>
                <w:lang w:eastAsia="pt-BR"/>
              </w:rPr>
            </w:pPr>
          </w:p>
          <w:p w14:paraId="0FD8E5A1"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Recuperação de conta</w:t>
            </w:r>
          </w:p>
        </w:tc>
        <w:tc>
          <w:tcPr>
            <w:tcW w:w="4170" w:type="dxa"/>
            <w:shd w:val="clear" w:color="auto" w:fill="auto"/>
          </w:tcPr>
          <w:p w14:paraId="0EEE1A06" w14:textId="77777777" w:rsidR="00357272" w:rsidRPr="00AE079A" w:rsidRDefault="00357272">
            <w:pPr>
              <w:rPr>
                <w:rFonts w:ascii="Arial" w:eastAsia="Arial" w:hAnsi="Arial" w:cs="Arial"/>
                <w:lang w:eastAsia="pt-BR"/>
              </w:rPr>
            </w:pPr>
            <w:r w:rsidRPr="00AE079A">
              <w:rPr>
                <w:rFonts w:ascii="Arial" w:eastAsia="Arial" w:hAnsi="Arial" w:cs="Arial"/>
                <w:lang w:eastAsia="pt-BR"/>
              </w:rPr>
              <w:t xml:space="preserve">Opção abaixo do login para recuperação de senha caso o usuário esqueça. </w:t>
            </w:r>
          </w:p>
        </w:tc>
        <w:tc>
          <w:tcPr>
            <w:tcW w:w="1882" w:type="dxa"/>
            <w:shd w:val="clear" w:color="auto" w:fill="auto"/>
          </w:tcPr>
          <w:p w14:paraId="5F69050F"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Desejável</w:t>
            </w:r>
          </w:p>
        </w:tc>
      </w:tr>
      <w:tr w:rsidR="00357272" w:rsidRPr="00AE079A" w14:paraId="07341FC6" w14:textId="77777777" w:rsidTr="002835E8">
        <w:trPr>
          <w:trHeight w:val="339"/>
          <w:jc w:val="center"/>
        </w:trPr>
        <w:tc>
          <w:tcPr>
            <w:tcW w:w="2580" w:type="dxa"/>
            <w:shd w:val="clear" w:color="auto" w:fill="auto"/>
          </w:tcPr>
          <w:p w14:paraId="5F0D5566"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Dashboard</w:t>
            </w:r>
          </w:p>
        </w:tc>
        <w:tc>
          <w:tcPr>
            <w:tcW w:w="4170" w:type="dxa"/>
            <w:shd w:val="clear" w:color="auto" w:fill="auto"/>
          </w:tcPr>
          <w:p w14:paraId="1D92240A" w14:textId="77777777" w:rsidR="00357272" w:rsidRPr="00AE079A" w:rsidRDefault="00357272">
            <w:pPr>
              <w:rPr>
                <w:rFonts w:ascii="Arial" w:eastAsia="Arial" w:hAnsi="Arial" w:cs="Arial"/>
                <w:lang w:eastAsia="pt-BR"/>
              </w:rPr>
            </w:pPr>
            <w:r w:rsidRPr="00AE079A">
              <w:rPr>
                <w:rFonts w:ascii="Arial" w:eastAsia="Arial" w:hAnsi="Arial" w:cs="Arial"/>
                <w:lang w:eastAsia="pt-BR"/>
              </w:rPr>
              <w:t>Gráfico com a umidade e temperatura.</w:t>
            </w:r>
          </w:p>
        </w:tc>
        <w:tc>
          <w:tcPr>
            <w:tcW w:w="1882" w:type="dxa"/>
            <w:shd w:val="clear" w:color="auto" w:fill="auto"/>
          </w:tcPr>
          <w:p w14:paraId="0A7D6263"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Essencial</w:t>
            </w:r>
          </w:p>
        </w:tc>
      </w:tr>
      <w:tr w:rsidR="00357272" w:rsidRPr="00AE079A" w14:paraId="75FE7BDE" w14:textId="77777777" w:rsidTr="002835E8">
        <w:trPr>
          <w:trHeight w:val="339"/>
          <w:jc w:val="center"/>
        </w:trPr>
        <w:tc>
          <w:tcPr>
            <w:tcW w:w="2580" w:type="dxa"/>
            <w:shd w:val="clear" w:color="auto" w:fill="auto"/>
          </w:tcPr>
          <w:p w14:paraId="75B39E0E"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Relatório estatístico</w:t>
            </w:r>
          </w:p>
        </w:tc>
        <w:tc>
          <w:tcPr>
            <w:tcW w:w="4170" w:type="dxa"/>
            <w:shd w:val="clear" w:color="auto" w:fill="auto"/>
          </w:tcPr>
          <w:p w14:paraId="06C388F5" w14:textId="77777777" w:rsidR="00357272" w:rsidRPr="00AE079A" w:rsidRDefault="00357272">
            <w:pPr>
              <w:rPr>
                <w:rFonts w:ascii="Arial" w:eastAsia="Arial" w:hAnsi="Arial" w:cs="Arial"/>
                <w:lang w:eastAsia="pt-BR"/>
              </w:rPr>
            </w:pPr>
            <w:r w:rsidRPr="00AE079A">
              <w:rPr>
                <w:rFonts w:ascii="Arial" w:eastAsia="Arial" w:hAnsi="Arial" w:cs="Arial"/>
                <w:lang w:eastAsia="pt-BR"/>
              </w:rPr>
              <w:t>Relatório dos silos com maior variação de temperatura e umidade.</w:t>
            </w:r>
          </w:p>
        </w:tc>
        <w:tc>
          <w:tcPr>
            <w:tcW w:w="1882" w:type="dxa"/>
            <w:shd w:val="clear" w:color="auto" w:fill="auto"/>
          </w:tcPr>
          <w:p w14:paraId="1669DAE0"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Importante</w:t>
            </w:r>
          </w:p>
        </w:tc>
      </w:tr>
      <w:tr w:rsidR="00357272" w:rsidRPr="00AE079A" w14:paraId="3983D44A" w14:textId="77777777" w:rsidTr="002835E8">
        <w:trPr>
          <w:trHeight w:val="339"/>
          <w:jc w:val="center"/>
        </w:trPr>
        <w:tc>
          <w:tcPr>
            <w:tcW w:w="2580" w:type="dxa"/>
            <w:shd w:val="clear" w:color="auto" w:fill="auto"/>
          </w:tcPr>
          <w:p w14:paraId="3EE2F234"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Sobre nós</w:t>
            </w:r>
          </w:p>
        </w:tc>
        <w:tc>
          <w:tcPr>
            <w:tcW w:w="4170" w:type="dxa"/>
            <w:shd w:val="clear" w:color="auto" w:fill="auto"/>
          </w:tcPr>
          <w:p w14:paraId="237286CA" w14:textId="77777777" w:rsidR="00357272" w:rsidRPr="00AE079A" w:rsidRDefault="00357272">
            <w:pPr>
              <w:rPr>
                <w:rFonts w:ascii="Arial" w:eastAsia="Arial" w:hAnsi="Arial" w:cs="Arial"/>
                <w:lang w:eastAsia="pt-BR"/>
              </w:rPr>
            </w:pPr>
            <w:r w:rsidRPr="00AE079A">
              <w:rPr>
                <w:rFonts w:ascii="Arial" w:eastAsia="Arial" w:hAnsi="Arial" w:cs="Arial"/>
                <w:lang w:eastAsia="pt-BR"/>
              </w:rPr>
              <w:t xml:space="preserve">Informações básicas sobre a equipe e o projeto.  </w:t>
            </w:r>
          </w:p>
        </w:tc>
        <w:tc>
          <w:tcPr>
            <w:tcW w:w="1882" w:type="dxa"/>
            <w:shd w:val="clear" w:color="auto" w:fill="auto"/>
          </w:tcPr>
          <w:p w14:paraId="7BA9BB50"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Desejável</w:t>
            </w:r>
          </w:p>
        </w:tc>
      </w:tr>
      <w:tr w:rsidR="00357272" w:rsidRPr="00AE079A" w14:paraId="5F04D544" w14:textId="77777777" w:rsidTr="002835E8">
        <w:trPr>
          <w:trHeight w:val="339"/>
          <w:jc w:val="center"/>
        </w:trPr>
        <w:tc>
          <w:tcPr>
            <w:tcW w:w="2580" w:type="dxa"/>
            <w:shd w:val="clear" w:color="auto" w:fill="auto"/>
          </w:tcPr>
          <w:p w14:paraId="1173E7D6" w14:textId="77777777" w:rsidR="00357272" w:rsidRPr="00AE079A" w:rsidRDefault="00357272">
            <w:pPr>
              <w:rPr>
                <w:rFonts w:ascii="Arial" w:eastAsia="Arial" w:hAnsi="Arial" w:cs="Arial"/>
                <w:lang w:eastAsia="pt-BR"/>
              </w:rPr>
            </w:pPr>
          </w:p>
          <w:p w14:paraId="2691C520"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Fale conosco</w:t>
            </w:r>
          </w:p>
        </w:tc>
        <w:tc>
          <w:tcPr>
            <w:tcW w:w="4170" w:type="dxa"/>
            <w:shd w:val="clear" w:color="auto" w:fill="auto"/>
          </w:tcPr>
          <w:p w14:paraId="414421EF" w14:textId="73BED1CB" w:rsidR="00357272" w:rsidRPr="00AE079A" w:rsidRDefault="00357272">
            <w:pPr>
              <w:rPr>
                <w:rFonts w:ascii="Arial" w:eastAsia="Arial" w:hAnsi="Arial" w:cs="Arial"/>
                <w:lang w:eastAsia="pt-BR"/>
              </w:rPr>
            </w:pPr>
            <w:r w:rsidRPr="00AE079A">
              <w:rPr>
                <w:rFonts w:ascii="Arial" w:eastAsia="Arial" w:hAnsi="Arial" w:cs="Arial"/>
                <w:lang w:eastAsia="pt-BR"/>
              </w:rPr>
              <w:t>Tela de contato, para que o cliente consiga contatar nossa equipe por meio de algum meio de comunicação</w:t>
            </w:r>
            <w:r w:rsidR="00663312" w:rsidRPr="00AE079A">
              <w:rPr>
                <w:rFonts w:ascii="Arial" w:eastAsia="Arial" w:hAnsi="Arial" w:cs="Arial"/>
                <w:lang w:eastAsia="pt-BR"/>
              </w:rPr>
              <w:t>.</w:t>
            </w:r>
            <w:r w:rsidRPr="00AE079A">
              <w:rPr>
                <w:rFonts w:ascii="Arial" w:eastAsia="Arial" w:hAnsi="Arial" w:cs="Arial"/>
                <w:lang w:eastAsia="pt-BR"/>
              </w:rPr>
              <w:t xml:space="preserve"> </w:t>
            </w:r>
          </w:p>
        </w:tc>
        <w:tc>
          <w:tcPr>
            <w:tcW w:w="1882" w:type="dxa"/>
            <w:shd w:val="clear" w:color="auto" w:fill="auto"/>
          </w:tcPr>
          <w:p w14:paraId="6DD6A856" w14:textId="77777777" w:rsidR="00357272" w:rsidRPr="00AE079A" w:rsidRDefault="00357272">
            <w:pPr>
              <w:jc w:val="center"/>
              <w:rPr>
                <w:rFonts w:ascii="Arial" w:eastAsia="Arial" w:hAnsi="Arial" w:cs="Arial"/>
                <w:lang w:eastAsia="pt-BR"/>
              </w:rPr>
            </w:pPr>
            <w:r w:rsidRPr="00AE079A">
              <w:rPr>
                <w:rFonts w:ascii="Arial" w:eastAsia="Arial" w:hAnsi="Arial" w:cs="Arial"/>
                <w:lang w:eastAsia="pt-BR"/>
              </w:rPr>
              <w:t>Importante</w:t>
            </w:r>
          </w:p>
        </w:tc>
      </w:tr>
      <w:tr w:rsidR="00F15B3B" w:rsidRPr="00AE079A" w14:paraId="021348EA" w14:textId="77777777" w:rsidTr="002835E8">
        <w:trPr>
          <w:trHeight w:val="339"/>
          <w:jc w:val="center"/>
        </w:trPr>
        <w:tc>
          <w:tcPr>
            <w:tcW w:w="2580" w:type="dxa"/>
            <w:shd w:val="clear" w:color="auto" w:fill="auto"/>
          </w:tcPr>
          <w:p w14:paraId="12E7D3C1" w14:textId="77777777" w:rsidR="00F15B3B" w:rsidRPr="00AE079A" w:rsidRDefault="00F15B3B" w:rsidP="00F15B3B">
            <w:pPr>
              <w:jc w:val="center"/>
              <w:rPr>
                <w:rFonts w:ascii="Arial" w:eastAsia="Arial" w:hAnsi="Arial" w:cs="Arial"/>
                <w:lang w:eastAsia="pt-BR"/>
              </w:rPr>
            </w:pPr>
          </w:p>
          <w:p w14:paraId="62B35845" w14:textId="77777777" w:rsidR="00F15B3B" w:rsidRPr="00AE079A" w:rsidRDefault="00F15B3B" w:rsidP="00F15B3B">
            <w:pPr>
              <w:jc w:val="center"/>
              <w:rPr>
                <w:rFonts w:ascii="Arial" w:eastAsia="Arial" w:hAnsi="Arial" w:cs="Arial"/>
                <w:lang w:eastAsia="pt-BR"/>
              </w:rPr>
            </w:pPr>
          </w:p>
          <w:p w14:paraId="190F3D5B" w14:textId="154E4202" w:rsidR="00F15B3B" w:rsidRPr="00AE079A" w:rsidRDefault="00F15B3B" w:rsidP="00F15B3B">
            <w:pPr>
              <w:jc w:val="center"/>
              <w:rPr>
                <w:rFonts w:ascii="Arial" w:eastAsia="Arial" w:hAnsi="Arial" w:cs="Arial"/>
                <w:lang w:eastAsia="pt-BR"/>
              </w:rPr>
            </w:pPr>
            <w:r w:rsidRPr="00AE079A">
              <w:rPr>
                <w:rFonts w:ascii="Arial" w:eastAsia="Arial" w:hAnsi="Arial" w:cs="Arial"/>
                <w:lang w:eastAsia="pt-BR"/>
              </w:rPr>
              <w:t>Calculadora Financeira</w:t>
            </w:r>
          </w:p>
        </w:tc>
        <w:tc>
          <w:tcPr>
            <w:tcW w:w="4170" w:type="dxa"/>
            <w:shd w:val="clear" w:color="auto" w:fill="auto"/>
          </w:tcPr>
          <w:p w14:paraId="78B18D05" w14:textId="764712A0" w:rsidR="00F15B3B" w:rsidRPr="00AE079A" w:rsidRDefault="00F15B3B" w:rsidP="00F15B3B">
            <w:pPr>
              <w:rPr>
                <w:rFonts w:ascii="Arial" w:eastAsia="Arial" w:hAnsi="Arial" w:cs="Arial"/>
                <w:lang w:eastAsia="pt-BR"/>
              </w:rPr>
            </w:pPr>
            <w:r w:rsidRPr="00AE079A">
              <w:rPr>
                <w:rFonts w:ascii="Arial" w:eastAsia="Arial" w:hAnsi="Arial" w:cs="Arial"/>
                <w:lang w:eastAsia="pt-BR"/>
              </w:rPr>
              <w:t xml:space="preserve">Tela onde o usuário poderá realizar uma simulação do prejuízo informando a quantidade de silos, capacidade de armazenamento e custo das sacas exibindo o resultado previsto.  </w:t>
            </w:r>
          </w:p>
        </w:tc>
        <w:tc>
          <w:tcPr>
            <w:tcW w:w="1882" w:type="dxa"/>
            <w:shd w:val="clear" w:color="auto" w:fill="auto"/>
          </w:tcPr>
          <w:p w14:paraId="4E7BE52A" w14:textId="1FA28468" w:rsidR="00F15B3B" w:rsidRPr="00AE079A" w:rsidRDefault="00F15B3B" w:rsidP="00F15B3B">
            <w:pPr>
              <w:jc w:val="center"/>
              <w:rPr>
                <w:rFonts w:ascii="Arial" w:eastAsia="Arial" w:hAnsi="Arial" w:cs="Arial"/>
                <w:lang w:eastAsia="pt-BR"/>
              </w:rPr>
            </w:pPr>
            <w:r w:rsidRPr="00AE079A">
              <w:rPr>
                <w:rFonts w:ascii="Arial" w:eastAsia="Arial" w:hAnsi="Arial" w:cs="Arial"/>
                <w:lang w:eastAsia="pt-BR"/>
              </w:rPr>
              <w:t>Essencial</w:t>
            </w:r>
          </w:p>
        </w:tc>
      </w:tr>
    </w:tbl>
    <w:p w14:paraId="02A96164" w14:textId="77777777" w:rsidR="00ED16F7" w:rsidRPr="00AE079A" w:rsidRDefault="00ED16F7" w:rsidP="00ED16F7">
      <w:pPr>
        <w:rPr>
          <w:lang w:eastAsia="pt-BR"/>
        </w:rPr>
      </w:pPr>
    </w:p>
    <w:p w14:paraId="67ED8E48" w14:textId="77777777" w:rsidR="00357272" w:rsidRPr="00AE079A" w:rsidRDefault="00357272" w:rsidP="00ED16F7">
      <w:pPr>
        <w:rPr>
          <w:lang w:eastAsia="pt-BR"/>
        </w:rPr>
      </w:pPr>
    </w:p>
    <w:p w14:paraId="5D2F1027" w14:textId="77777777" w:rsidR="00951E65" w:rsidRPr="00AE079A" w:rsidRDefault="00951E65" w:rsidP="00ED16F7">
      <w:pPr>
        <w:rPr>
          <w:lang w:eastAsia="pt-BR"/>
        </w:rPr>
      </w:pPr>
    </w:p>
    <w:tbl>
      <w:tblPr>
        <w:tblStyle w:val="Tabelacomgrade"/>
        <w:tblW w:w="8632" w:type="dxa"/>
        <w:jc w:val="center"/>
        <w:tblLayout w:type="fixed"/>
        <w:tblLook w:val="06A0" w:firstRow="1" w:lastRow="0" w:firstColumn="1" w:lastColumn="0" w:noHBand="1" w:noVBand="1"/>
      </w:tblPr>
      <w:tblGrid>
        <w:gridCol w:w="2580"/>
        <w:gridCol w:w="4170"/>
        <w:gridCol w:w="1882"/>
      </w:tblGrid>
      <w:tr w:rsidR="007B65E2" w:rsidRPr="00AE079A" w14:paraId="74CA02EF" w14:textId="77777777">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502D60F2" w14:textId="77777777" w:rsidR="007B65E2" w:rsidRPr="00AE079A" w:rsidRDefault="007B65E2">
            <w:pPr>
              <w:jc w:val="cente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77ECF7E8" w14:textId="090EB1BB" w:rsidR="007B65E2" w:rsidRPr="00AE079A" w:rsidRDefault="00AE1947">
            <w:pPr>
              <w:jc w:val="center"/>
              <w:rPr>
                <w:rFonts w:ascii="Arial" w:eastAsia="Arial" w:hAnsi="Arial" w:cs="Arial"/>
                <w:b/>
                <w:bCs/>
                <w:lang w:eastAsia="pt-BR"/>
              </w:rPr>
            </w:pPr>
            <w:r w:rsidRPr="00AE079A">
              <w:rPr>
                <w:rFonts w:ascii="Arial" w:eastAsia="Arial" w:hAnsi="Arial" w:cs="Arial"/>
                <w:b/>
                <w:bCs/>
                <w:lang w:eastAsia="pt-BR"/>
              </w:rPr>
              <w:t>BANCO DE DADOS</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58EF70DF" w14:textId="77777777" w:rsidR="007B65E2" w:rsidRPr="00AE079A" w:rsidRDefault="007B65E2">
            <w:pPr>
              <w:jc w:val="center"/>
              <w:rPr>
                <w:rFonts w:ascii="Arial" w:eastAsia="Arial" w:hAnsi="Arial" w:cs="Arial"/>
                <w:lang w:eastAsia="pt-BR"/>
              </w:rPr>
            </w:pPr>
          </w:p>
        </w:tc>
      </w:tr>
      <w:tr w:rsidR="007B65E2" w:rsidRPr="00AE079A" w14:paraId="6DA3E7D3" w14:textId="77777777">
        <w:trPr>
          <w:trHeight w:val="426"/>
          <w:jc w:val="center"/>
        </w:trPr>
        <w:tc>
          <w:tcPr>
            <w:tcW w:w="2580" w:type="dxa"/>
            <w:tcBorders>
              <w:top w:val="single" w:sz="12" w:space="0" w:color="000000" w:themeColor="text1"/>
            </w:tcBorders>
            <w:shd w:val="clear" w:color="auto" w:fill="D9F2D0" w:themeFill="accent6" w:themeFillTint="33"/>
          </w:tcPr>
          <w:p w14:paraId="04DF888F" w14:textId="77777777" w:rsidR="007B65E2" w:rsidRPr="00AE079A" w:rsidRDefault="007B65E2">
            <w:pPr>
              <w:jc w:val="center"/>
              <w:rPr>
                <w:rFonts w:ascii="Arial" w:eastAsia="Arial" w:hAnsi="Arial" w:cs="Arial"/>
                <w:b/>
                <w:bCs/>
                <w:lang w:eastAsia="pt-BR"/>
              </w:rPr>
            </w:pPr>
            <w:r w:rsidRPr="00AE079A">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0E8681A3" w14:textId="77777777" w:rsidR="007B65E2" w:rsidRPr="00AE079A" w:rsidRDefault="007B65E2">
            <w:pPr>
              <w:jc w:val="center"/>
              <w:rPr>
                <w:rFonts w:ascii="Arial" w:eastAsia="Arial" w:hAnsi="Arial" w:cs="Arial"/>
                <w:b/>
                <w:bCs/>
                <w:lang w:eastAsia="pt-BR"/>
              </w:rPr>
            </w:pPr>
            <w:r w:rsidRPr="00AE079A">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5927F9B8" w14:textId="77777777" w:rsidR="007B65E2" w:rsidRPr="00AE079A" w:rsidRDefault="007B65E2">
            <w:pPr>
              <w:jc w:val="center"/>
              <w:rPr>
                <w:rFonts w:ascii="Arial" w:eastAsia="Arial" w:hAnsi="Arial" w:cs="Arial"/>
                <w:b/>
                <w:bCs/>
                <w:lang w:eastAsia="pt-BR"/>
              </w:rPr>
            </w:pPr>
            <w:r w:rsidRPr="00AE079A">
              <w:rPr>
                <w:rFonts w:ascii="Arial" w:eastAsia="Arial" w:hAnsi="Arial" w:cs="Arial"/>
                <w:b/>
                <w:bCs/>
                <w:lang w:eastAsia="pt-BR"/>
              </w:rPr>
              <w:t>Classificação</w:t>
            </w:r>
          </w:p>
        </w:tc>
      </w:tr>
      <w:tr w:rsidR="00B635DE" w:rsidRPr="00AE079A" w14:paraId="4E03CABF" w14:textId="77777777">
        <w:trPr>
          <w:trHeight w:val="339"/>
          <w:jc w:val="center"/>
        </w:trPr>
        <w:tc>
          <w:tcPr>
            <w:tcW w:w="2580" w:type="dxa"/>
            <w:shd w:val="clear" w:color="auto" w:fill="auto"/>
          </w:tcPr>
          <w:p w14:paraId="0F18DB9E" w14:textId="39516C94" w:rsidR="00B635DE" w:rsidRPr="00AE079A" w:rsidRDefault="00B635DE" w:rsidP="00B635DE">
            <w:pPr>
              <w:jc w:val="center"/>
              <w:rPr>
                <w:rFonts w:ascii="Arial" w:eastAsia="Arial" w:hAnsi="Arial" w:cs="Arial"/>
                <w:lang w:eastAsia="pt-BR"/>
              </w:rPr>
            </w:pPr>
            <w:r w:rsidRPr="00AE079A">
              <w:rPr>
                <w:rFonts w:ascii="Arial" w:eastAsia="Arial" w:hAnsi="Arial" w:cs="Arial"/>
                <w:lang w:eastAsia="pt-BR"/>
              </w:rPr>
              <w:t>Modelagem lógica</w:t>
            </w:r>
          </w:p>
        </w:tc>
        <w:tc>
          <w:tcPr>
            <w:tcW w:w="4170" w:type="dxa"/>
            <w:shd w:val="clear" w:color="auto" w:fill="auto"/>
          </w:tcPr>
          <w:p w14:paraId="47ADEB14" w14:textId="6FFA778D" w:rsidR="00B635DE" w:rsidRPr="00AE079A" w:rsidRDefault="00B635DE" w:rsidP="00B635DE">
            <w:pPr>
              <w:rPr>
                <w:rFonts w:ascii="Arial" w:eastAsia="Arial" w:hAnsi="Arial" w:cs="Arial"/>
                <w:lang w:eastAsia="pt-BR"/>
              </w:rPr>
            </w:pPr>
            <w:r w:rsidRPr="00AE079A">
              <w:rPr>
                <w:rFonts w:ascii="Arial" w:eastAsia="Arial" w:hAnsi="Arial" w:cs="Arial"/>
                <w:lang w:eastAsia="pt-BR"/>
              </w:rPr>
              <w:t>Visualização gráfica do conteúdo das tabelas e os relacionamentos entre elas</w:t>
            </w:r>
            <w:r w:rsidR="00713019" w:rsidRPr="00AE079A">
              <w:rPr>
                <w:rFonts w:ascii="Arial" w:eastAsia="Arial" w:hAnsi="Arial" w:cs="Arial"/>
                <w:lang w:eastAsia="pt-BR"/>
              </w:rPr>
              <w:t>.</w:t>
            </w:r>
          </w:p>
        </w:tc>
        <w:tc>
          <w:tcPr>
            <w:tcW w:w="1882" w:type="dxa"/>
            <w:shd w:val="clear" w:color="auto" w:fill="auto"/>
          </w:tcPr>
          <w:p w14:paraId="76203E52" w14:textId="5BCAE064" w:rsidR="00B635DE" w:rsidRPr="00AE079A" w:rsidRDefault="00B635DE" w:rsidP="00B635DE">
            <w:pPr>
              <w:jc w:val="center"/>
              <w:rPr>
                <w:rFonts w:ascii="Arial" w:eastAsia="Arial" w:hAnsi="Arial" w:cs="Arial"/>
                <w:lang w:eastAsia="pt-BR"/>
              </w:rPr>
            </w:pPr>
            <w:r w:rsidRPr="00AE079A">
              <w:rPr>
                <w:rFonts w:ascii="Arial" w:eastAsia="Arial" w:hAnsi="Arial" w:cs="Arial"/>
                <w:lang w:eastAsia="pt-BR"/>
              </w:rPr>
              <w:t>Essencial</w:t>
            </w:r>
          </w:p>
        </w:tc>
      </w:tr>
      <w:tr w:rsidR="00B635DE" w:rsidRPr="00AE079A" w14:paraId="3410D8A5" w14:textId="77777777">
        <w:trPr>
          <w:trHeight w:val="339"/>
          <w:jc w:val="center"/>
        </w:trPr>
        <w:tc>
          <w:tcPr>
            <w:tcW w:w="2580" w:type="dxa"/>
            <w:shd w:val="clear" w:color="auto" w:fill="auto"/>
          </w:tcPr>
          <w:p w14:paraId="416A99A1" w14:textId="0553F947" w:rsidR="00B635DE" w:rsidRPr="00AE079A" w:rsidRDefault="00B635DE" w:rsidP="00B635DE">
            <w:pPr>
              <w:jc w:val="center"/>
              <w:rPr>
                <w:rFonts w:ascii="Arial" w:eastAsia="Arial" w:hAnsi="Arial" w:cs="Arial"/>
                <w:lang w:eastAsia="pt-BR"/>
              </w:rPr>
            </w:pPr>
            <w:r w:rsidRPr="00AE079A">
              <w:rPr>
                <w:rFonts w:ascii="Arial" w:eastAsia="Arial" w:hAnsi="Arial" w:cs="Arial"/>
                <w:lang w:eastAsia="pt-BR"/>
              </w:rPr>
              <w:t>Script do banco</w:t>
            </w:r>
          </w:p>
        </w:tc>
        <w:tc>
          <w:tcPr>
            <w:tcW w:w="4170" w:type="dxa"/>
            <w:shd w:val="clear" w:color="auto" w:fill="auto"/>
          </w:tcPr>
          <w:p w14:paraId="3194959F" w14:textId="76C93D40" w:rsidR="00B635DE" w:rsidRPr="00AE079A" w:rsidRDefault="00B635DE" w:rsidP="00B635DE">
            <w:pPr>
              <w:rPr>
                <w:rFonts w:ascii="Arial" w:eastAsia="Arial" w:hAnsi="Arial" w:cs="Arial"/>
                <w:lang w:eastAsia="pt-BR"/>
              </w:rPr>
            </w:pPr>
            <w:r w:rsidRPr="00AE079A">
              <w:rPr>
                <w:rFonts w:ascii="Arial" w:eastAsia="Arial" w:hAnsi="Arial" w:cs="Arial"/>
                <w:lang w:eastAsia="pt-BR"/>
              </w:rPr>
              <w:t>Criação do banco</w:t>
            </w:r>
            <w:r w:rsidR="00713019" w:rsidRPr="00AE079A">
              <w:rPr>
                <w:rFonts w:ascii="Arial" w:eastAsia="Arial" w:hAnsi="Arial" w:cs="Arial"/>
                <w:lang w:eastAsia="pt-BR"/>
              </w:rPr>
              <w:t>.</w:t>
            </w:r>
          </w:p>
        </w:tc>
        <w:tc>
          <w:tcPr>
            <w:tcW w:w="1882" w:type="dxa"/>
            <w:shd w:val="clear" w:color="auto" w:fill="auto"/>
          </w:tcPr>
          <w:p w14:paraId="2C3CD053" w14:textId="5DCC49E9" w:rsidR="00B635DE" w:rsidRPr="00AE079A" w:rsidRDefault="00B635DE" w:rsidP="00B635DE">
            <w:pPr>
              <w:jc w:val="center"/>
              <w:rPr>
                <w:rFonts w:ascii="Arial" w:eastAsia="Arial" w:hAnsi="Arial" w:cs="Arial"/>
                <w:lang w:eastAsia="pt-BR"/>
              </w:rPr>
            </w:pPr>
            <w:r w:rsidRPr="00AE079A">
              <w:rPr>
                <w:rFonts w:ascii="Arial" w:eastAsia="Arial" w:hAnsi="Arial" w:cs="Arial"/>
                <w:lang w:eastAsia="pt-BR"/>
              </w:rPr>
              <w:t>Essencial</w:t>
            </w:r>
          </w:p>
        </w:tc>
      </w:tr>
    </w:tbl>
    <w:p w14:paraId="4BC2EB40" w14:textId="77777777" w:rsidR="009B60B2" w:rsidRPr="00AE079A" w:rsidRDefault="009B60B2" w:rsidP="003B19E2">
      <w:pPr>
        <w:spacing w:before="60" w:after="0" w:line="360" w:lineRule="auto"/>
        <w:ind w:right="-20"/>
        <w:jc w:val="both"/>
      </w:pPr>
    </w:p>
    <w:tbl>
      <w:tblPr>
        <w:tblStyle w:val="Tabelacomgrade"/>
        <w:tblW w:w="8632" w:type="dxa"/>
        <w:jc w:val="center"/>
        <w:tblLayout w:type="fixed"/>
        <w:tblLook w:val="06A0" w:firstRow="1" w:lastRow="0" w:firstColumn="1" w:lastColumn="0" w:noHBand="1" w:noVBand="1"/>
      </w:tblPr>
      <w:tblGrid>
        <w:gridCol w:w="2580"/>
        <w:gridCol w:w="4170"/>
        <w:gridCol w:w="1882"/>
      </w:tblGrid>
      <w:tr w:rsidR="00A22884" w:rsidRPr="00AE079A" w14:paraId="15E1262A" w14:textId="77777777" w:rsidTr="0BCE0999">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5442588F" w14:textId="77777777" w:rsidR="0BCE0999" w:rsidRPr="00AE079A" w:rsidRDefault="0BCE0999" w:rsidP="0BCE0999">
            <w:pPr>
              <w:jc w:val="cente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11468397" w14:textId="549FA188" w:rsidR="0BCE0999" w:rsidRPr="00AE079A" w:rsidRDefault="009A6DEA" w:rsidP="0BCE0999">
            <w:pPr>
              <w:jc w:val="center"/>
              <w:rPr>
                <w:rFonts w:ascii="Arial" w:eastAsia="Arial" w:hAnsi="Arial" w:cs="Arial"/>
                <w:b/>
                <w:bCs/>
                <w:lang w:eastAsia="pt-BR"/>
              </w:rPr>
            </w:pPr>
            <w:r w:rsidRPr="00AE079A">
              <w:rPr>
                <w:rFonts w:ascii="Arial" w:eastAsia="Arial" w:hAnsi="Arial" w:cs="Arial"/>
                <w:b/>
                <w:bCs/>
                <w:lang w:eastAsia="pt-BR"/>
              </w:rPr>
              <w:t>VM</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4E367CBA" w14:textId="77777777" w:rsidR="0BCE0999" w:rsidRPr="00AE079A" w:rsidRDefault="0BCE0999" w:rsidP="0BCE0999">
            <w:pPr>
              <w:jc w:val="center"/>
              <w:rPr>
                <w:rFonts w:ascii="Arial" w:eastAsia="Arial" w:hAnsi="Arial" w:cs="Arial"/>
                <w:lang w:eastAsia="pt-BR"/>
              </w:rPr>
            </w:pPr>
          </w:p>
        </w:tc>
      </w:tr>
      <w:tr w:rsidR="00A22884" w:rsidRPr="00AE079A" w14:paraId="0440C824" w14:textId="77777777" w:rsidTr="0BCE0999">
        <w:trPr>
          <w:trHeight w:val="426"/>
          <w:jc w:val="center"/>
        </w:trPr>
        <w:tc>
          <w:tcPr>
            <w:tcW w:w="2580" w:type="dxa"/>
            <w:tcBorders>
              <w:top w:val="single" w:sz="12" w:space="0" w:color="000000" w:themeColor="text1"/>
            </w:tcBorders>
            <w:shd w:val="clear" w:color="auto" w:fill="D9F2D0" w:themeFill="accent6" w:themeFillTint="33"/>
          </w:tcPr>
          <w:p w14:paraId="0219FFB8" w14:textId="77777777" w:rsidR="0BCE0999" w:rsidRPr="00AE079A" w:rsidRDefault="0BCE0999" w:rsidP="0BCE0999">
            <w:pPr>
              <w:jc w:val="center"/>
              <w:rPr>
                <w:rFonts w:ascii="Arial" w:eastAsia="Arial" w:hAnsi="Arial" w:cs="Arial"/>
                <w:b/>
                <w:bCs/>
                <w:lang w:eastAsia="pt-BR"/>
              </w:rPr>
            </w:pPr>
            <w:r w:rsidRPr="00AE079A">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62D9E7F4" w14:textId="77777777" w:rsidR="0BCE0999" w:rsidRPr="00AE079A" w:rsidRDefault="0BCE0999" w:rsidP="0BCE0999">
            <w:pPr>
              <w:jc w:val="center"/>
              <w:rPr>
                <w:rFonts w:ascii="Arial" w:eastAsia="Arial" w:hAnsi="Arial" w:cs="Arial"/>
                <w:b/>
                <w:bCs/>
                <w:lang w:eastAsia="pt-BR"/>
              </w:rPr>
            </w:pPr>
            <w:r w:rsidRPr="00AE079A">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50B11EA0" w14:textId="77777777" w:rsidR="0BCE0999" w:rsidRPr="00AE079A" w:rsidRDefault="0BCE0999" w:rsidP="0BCE0999">
            <w:pPr>
              <w:jc w:val="center"/>
              <w:rPr>
                <w:rFonts w:ascii="Arial" w:eastAsia="Arial" w:hAnsi="Arial" w:cs="Arial"/>
                <w:b/>
                <w:bCs/>
                <w:lang w:eastAsia="pt-BR"/>
              </w:rPr>
            </w:pPr>
            <w:r w:rsidRPr="00AE079A">
              <w:rPr>
                <w:rFonts w:ascii="Arial" w:eastAsia="Arial" w:hAnsi="Arial" w:cs="Arial"/>
                <w:b/>
                <w:bCs/>
                <w:lang w:eastAsia="pt-BR"/>
              </w:rPr>
              <w:t>Classificação</w:t>
            </w:r>
          </w:p>
        </w:tc>
      </w:tr>
      <w:tr w:rsidR="009A6DEA" w:rsidRPr="00AE079A" w14:paraId="39105D11" w14:textId="77777777" w:rsidTr="0BCE0999">
        <w:trPr>
          <w:trHeight w:val="339"/>
          <w:jc w:val="center"/>
        </w:trPr>
        <w:tc>
          <w:tcPr>
            <w:tcW w:w="2580" w:type="dxa"/>
            <w:shd w:val="clear" w:color="auto" w:fill="auto"/>
          </w:tcPr>
          <w:p w14:paraId="109A706B" w14:textId="4BC77B00" w:rsidR="009A6DEA" w:rsidRPr="00AE079A" w:rsidRDefault="00720A83" w:rsidP="009A6DEA">
            <w:pPr>
              <w:jc w:val="center"/>
              <w:rPr>
                <w:rFonts w:ascii="Arial" w:eastAsia="Arial" w:hAnsi="Arial" w:cs="Arial"/>
                <w:lang w:eastAsia="pt-BR"/>
              </w:rPr>
            </w:pPr>
            <w:r w:rsidRPr="00AE079A">
              <w:t>Linux instalado em VM local</w:t>
            </w:r>
          </w:p>
        </w:tc>
        <w:tc>
          <w:tcPr>
            <w:tcW w:w="4170" w:type="dxa"/>
            <w:shd w:val="clear" w:color="auto" w:fill="auto"/>
          </w:tcPr>
          <w:p w14:paraId="0FD76B73" w14:textId="16784A71" w:rsidR="009A6DEA" w:rsidRPr="00AE079A" w:rsidRDefault="00C51B13" w:rsidP="009A6DEA">
            <w:pPr>
              <w:rPr>
                <w:rFonts w:ascii="Arial" w:eastAsia="Arial" w:hAnsi="Arial" w:cs="Arial"/>
                <w:lang w:eastAsia="pt-BR"/>
              </w:rPr>
            </w:pPr>
            <w:r w:rsidRPr="00AE079A">
              <w:rPr>
                <w:rFonts w:ascii="Arial" w:eastAsia="Arial" w:hAnsi="Arial" w:cs="Arial"/>
                <w:lang w:eastAsia="pt-BR"/>
              </w:rPr>
              <w:t>Instalação da VM para utilização no projeto</w:t>
            </w:r>
            <w:r w:rsidR="006E2EC6" w:rsidRPr="00AE079A">
              <w:rPr>
                <w:rFonts w:ascii="Arial" w:eastAsia="Arial" w:hAnsi="Arial" w:cs="Arial"/>
                <w:lang w:eastAsia="pt-BR"/>
              </w:rPr>
              <w:t>.</w:t>
            </w:r>
          </w:p>
        </w:tc>
        <w:tc>
          <w:tcPr>
            <w:tcW w:w="1882" w:type="dxa"/>
            <w:shd w:val="clear" w:color="auto" w:fill="auto"/>
          </w:tcPr>
          <w:p w14:paraId="7FCFDC54" w14:textId="77777777" w:rsidR="00EB1765" w:rsidRPr="00AE079A" w:rsidRDefault="00EB1765" w:rsidP="00EB1765">
            <w:pPr>
              <w:jc w:val="center"/>
              <w:rPr>
                <w:rFonts w:ascii="Arial" w:eastAsia="Arial" w:hAnsi="Arial" w:cs="Arial"/>
                <w:lang w:eastAsia="pt-BR"/>
              </w:rPr>
            </w:pPr>
            <w:r w:rsidRPr="00AE079A">
              <w:rPr>
                <w:rFonts w:ascii="Arial" w:eastAsia="Arial" w:hAnsi="Arial" w:cs="Arial"/>
                <w:lang w:eastAsia="pt-BR"/>
              </w:rPr>
              <w:t>Essencial</w:t>
            </w:r>
          </w:p>
          <w:p w14:paraId="5641E58E" w14:textId="77777777" w:rsidR="009A6DEA" w:rsidRPr="00AE079A" w:rsidRDefault="009A6DEA" w:rsidP="009A6DEA">
            <w:pPr>
              <w:jc w:val="center"/>
              <w:rPr>
                <w:rFonts w:ascii="Arial" w:eastAsia="Arial" w:hAnsi="Arial" w:cs="Arial"/>
                <w:lang w:eastAsia="pt-BR"/>
              </w:rPr>
            </w:pPr>
          </w:p>
        </w:tc>
      </w:tr>
      <w:tr w:rsidR="009A6DEA" w:rsidRPr="00AE079A" w14:paraId="73A0AB10" w14:textId="77777777" w:rsidTr="00EB1765">
        <w:trPr>
          <w:trHeight w:val="54"/>
          <w:jc w:val="center"/>
        </w:trPr>
        <w:tc>
          <w:tcPr>
            <w:tcW w:w="2580" w:type="dxa"/>
            <w:shd w:val="clear" w:color="auto" w:fill="auto"/>
          </w:tcPr>
          <w:p w14:paraId="52EF6FBA" w14:textId="2FF48E56" w:rsidR="009A6DEA" w:rsidRPr="00AE079A" w:rsidRDefault="00720A83" w:rsidP="009A6DEA">
            <w:pPr>
              <w:jc w:val="center"/>
            </w:pPr>
            <w:r w:rsidRPr="00AE079A">
              <w:t>Setup de Client de Virtualização</w:t>
            </w:r>
          </w:p>
        </w:tc>
        <w:tc>
          <w:tcPr>
            <w:tcW w:w="4170" w:type="dxa"/>
            <w:shd w:val="clear" w:color="auto" w:fill="auto"/>
          </w:tcPr>
          <w:p w14:paraId="469E1001" w14:textId="530D63C4" w:rsidR="009A6DEA" w:rsidRPr="00AE079A" w:rsidRDefault="00C51B13" w:rsidP="00720A83">
            <w:pPr>
              <w:tabs>
                <w:tab w:val="left" w:pos="1133"/>
              </w:tabs>
              <w:rPr>
                <w:rFonts w:ascii="Arial" w:eastAsia="Arial" w:hAnsi="Arial" w:cs="Arial"/>
                <w:lang w:eastAsia="pt-BR"/>
              </w:rPr>
            </w:pPr>
            <w:r w:rsidRPr="00AE079A">
              <w:rPr>
                <w:rFonts w:ascii="Arial" w:eastAsia="Arial" w:hAnsi="Arial" w:cs="Arial"/>
                <w:lang w:eastAsia="pt-BR"/>
              </w:rPr>
              <w:t>Criação de um cliente na nossa máquina virtual.</w:t>
            </w:r>
          </w:p>
        </w:tc>
        <w:tc>
          <w:tcPr>
            <w:tcW w:w="1882" w:type="dxa"/>
            <w:shd w:val="clear" w:color="auto" w:fill="auto"/>
          </w:tcPr>
          <w:p w14:paraId="267335A5" w14:textId="77777777" w:rsidR="00EB1765" w:rsidRPr="00AE079A" w:rsidRDefault="00EB1765" w:rsidP="00EB1765">
            <w:pPr>
              <w:jc w:val="center"/>
              <w:rPr>
                <w:rFonts w:ascii="Arial" w:eastAsia="Arial" w:hAnsi="Arial" w:cs="Arial"/>
                <w:lang w:eastAsia="pt-BR"/>
              </w:rPr>
            </w:pPr>
            <w:r w:rsidRPr="00AE079A">
              <w:rPr>
                <w:rFonts w:ascii="Arial" w:eastAsia="Arial" w:hAnsi="Arial" w:cs="Arial"/>
                <w:lang w:eastAsia="pt-BR"/>
              </w:rPr>
              <w:t>Essencial</w:t>
            </w:r>
          </w:p>
          <w:p w14:paraId="38D8E39C" w14:textId="77777777" w:rsidR="009A6DEA" w:rsidRPr="00AE079A" w:rsidRDefault="009A6DEA" w:rsidP="009A6DEA">
            <w:pPr>
              <w:jc w:val="center"/>
              <w:rPr>
                <w:rFonts w:ascii="Arial" w:eastAsia="Arial" w:hAnsi="Arial" w:cs="Arial"/>
                <w:lang w:eastAsia="pt-BR"/>
              </w:rPr>
            </w:pPr>
          </w:p>
        </w:tc>
      </w:tr>
      <w:tr w:rsidR="005A7249" w:rsidRPr="00AE079A" w14:paraId="7913F3F9" w14:textId="77777777" w:rsidTr="0BCE0999">
        <w:trPr>
          <w:trHeight w:val="339"/>
          <w:jc w:val="center"/>
        </w:trPr>
        <w:tc>
          <w:tcPr>
            <w:tcW w:w="2580" w:type="dxa"/>
            <w:shd w:val="clear" w:color="auto" w:fill="auto"/>
          </w:tcPr>
          <w:p w14:paraId="14302394" w14:textId="2E5A059F" w:rsidR="005A7249" w:rsidRPr="00AE079A" w:rsidRDefault="005A7249" w:rsidP="005A7249">
            <w:pPr>
              <w:jc w:val="center"/>
            </w:pPr>
            <w:r w:rsidRPr="00AE079A">
              <w:t>Instalar MySQL no servidor de dados da solução (VMLinux)</w:t>
            </w:r>
          </w:p>
        </w:tc>
        <w:tc>
          <w:tcPr>
            <w:tcW w:w="4170" w:type="dxa"/>
            <w:shd w:val="clear" w:color="auto" w:fill="auto"/>
          </w:tcPr>
          <w:p w14:paraId="15D19C11" w14:textId="1FCC7DDC" w:rsidR="005A7249" w:rsidRPr="00AE079A" w:rsidRDefault="00A94AFF" w:rsidP="005A7249">
            <w:pPr>
              <w:rPr>
                <w:rFonts w:ascii="Arial" w:eastAsia="Arial" w:hAnsi="Arial" w:cs="Arial"/>
                <w:lang w:eastAsia="pt-BR"/>
              </w:rPr>
            </w:pPr>
            <w:r w:rsidRPr="00AE079A">
              <w:rPr>
                <w:rFonts w:ascii="Arial" w:eastAsia="Arial" w:hAnsi="Arial" w:cs="Arial"/>
                <w:lang w:eastAsia="pt-BR"/>
              </w:rPr>
              <w:t>Instalação</w:t>
            </w:r>
            <w:r w:rsidR="00F81430" w:rsidRPr="00AE079A">
              <w:rPr>
                <w:rFonts w:ascii="Arial" w:eastAsia="Arial" w:hAnsi="Arial" w:cs="Arial"/>
                <w:lang w:eastAsia="pt-BR"/>
              </w:rPr>
              <w:t xml:space="preserve"> do SGBD </w:t>
            </w:r>
            <w:r w:rsidR="00FD0B65" w:rsidRPr="00AE079A">
              <w:rPr>
                <w:rFonts w:ascii="Arial" w:eastAsia="Arial" w:hAnsi="Arial" w:cs="Arial"/>
                <w:lang w:eastAsia="pt-BR"/>
              </w:rPr>
              <w:t>M</w:t>
            </w:r>
            <w:r w:rsidR="00492E27" w:rsidRPr="00AE079A">
              <w:rPr>
                <w:rFonts w:ascii="Arial" w:eastAsia="Arial" w:hAnsi="Arial" w:cs="Arial"/>
                <w:lang w:eastAsia="pt-BR"/>
              </w:rPr>
              <w:t>ySQL</w:t>
            </w:r>
            <w:r w:rsidR="00BF7340" w:rsidRPr="00AE079A">
              <w:rPr>
                <w:rFonts w:ascii="Arial" w:eastAsia="Arial" w:hAnsi="Arial" w:cs="Arial"/>
                <w:lang w:eastAsia="pt-BR"/>
              </w:rPr>
              <w:t xml:space="preserve"> na VM</w:t>
            </w:r>
            <w:r w:rsidR="006E2EC6" w:rsidRPr="00AE079A">
              <w:rPr>
                <w:rFonts w:ascii="Arial" w:eastAsia="Arial" w:hAnsi="Arial" w:cs="Arial"/>
                <w:lang w:eastAsia="pt-BR"/>
              </w:rPr>
              <w:t>.</w:t>
            </w:r>
          </w:p>
        </w:tc>
        <w:tc>
          <w:tcPr>
            <w:tcW w:w="1882" w:type="dxa"/>
            <w:shd w:val="clear" w:color="auto" w:fill="auto"/>
          </w:tcPr>
          <w:p w14:paraId="1F059ACB" w14:textId="77777777" w:rsidR="00EB1765" w:rsidRPr="00AE079A" w:rsidRDefault="00EB1765" w:rsidP="00EB1765">
            <w:pPr>
              <w:jc w:val="center"/>
              <w:rPr>
                <w:rFonts w:ascii="Arial" w:eastAsia="Arial" w:hAnsi="Arial" w:cs="Arial"/>
                <w:lang w:eastAsia="pt-BR"/>
              </w:rPr>
            </w:pPr>
            <w:r w:rsidRPr="00AE079A">
              <w:rPr>
                <w:rFonts w:ascii="Arial" w:eastAsia="Arial" w:hAnsi="Arial" w:cs="Arial"/>
                <w:lang w:eastAsia="pt-BR"/>
              </w:rPr>
              <w:t>Essencial</w:t>
            </w:r>
          </w:p>
          <w:p w14:paraId="255CED9A" w14:textId="11B0BB94" w:rsidR="005A7249" w:rsidRPr="00AE079A" w:rsidRDefault="005A7249" w:rsidP="005A7249">
            <w:pPr>
              <w:jc w:val="center"/>
              <w:rPr>
                <w:rFonts w:ascii="Arial" w:eastAsia="Arial" w:hAnsi="Arial" w:cs="Arial"/>
                <w:lang w:eastAsia="pt-BR"/>
              </w:rPr>
            </w:pPr>
          </w:p>
        </w:tc>
      </w:tr>
      <w:tr w:rsidR="005A7249" w:rsidRPr="00AE079A" w14:paraId="3F634938" w14:textId="77777777" w:rsidTr="0BCE0999">
        <w:trPr>
          <w:trHeight w:val="339"/>
          <w:jc w:val="center"/>
        </w:trPr>
        <w:tc>
          <w:tcPr>
            <w:tcW w:w="2580" w:type="dxa"/>
            <w:shd w:val="clear" w:color="auto" w:fill="auto"/>
          </w:tcPr>
          <w:p w14:paraId="3D65C900" w14:textId="5EFCC8E0" w:rsidR="005A7249" w:rsidRPr="00AE079A" w:rsidRDefault="005A7249" w:rsidP="005A7249">
            <w:pPr>
              <w:jc w:val="center"/>
            </w:pPr>
            <w:r w:rsidRPr="00AE079A">
              <w:t>Inserção de dados do Arduino no MySQL (VMLinux)</w:t>
            </w:r>
          </w:p>
        </w:tc>
        <w:tc>
          <w:tcPr>
            <w:tcW w:w="4170" w:type="dxa"/>
            <w:shd w:val="clear" w:color="auto" w:fill="auto"/>
          </w:tcPr>
          <w:p w14:paraId="04DCCB49" w14:textId="1CA3804B" w:rsidR="005A7249" w:rsidRPr="00AE079A" w:rsidRDefault="00684FB3" w:rsidP="005A7249">
            <w:pPr>
              <w:rPr>
                <w:rFonts w:ascii="Arial" w:eastAsia="Arial" w:hAnsi="Arial" w:cs="Arial"/>
                <w:lang w:eastAsia="pt-BR"/>
              </w:rPr>
            </w:pPr>
            <w:r w:rsidRPr="00AE079A">
              <w:rPr>
                <w:rFonts w:ascii="Arial" w:eastAsia="Arial" w:hAnsi="Arial" w:cs="Arial"/>
                <w:lang w:eastAsia="pt-BR"/>
              </w:rPr>
              <w:t>Realizar os insert’s</w:t>
            </w:r>
            <w:r w:rsidR="00415987" w:rsidRPr="00AE079A">
              <w:rPr>
                <w:rFonts w:ascii="Arial" w:eastAsia="Arial" w:hAnsi="Arial" w:cs="Arial"/>
                <w:lang w:eastAsia="pt-BR"/>
              </w:rPr>
              <w:t xml:space="preserve"> </w:t>
            </w:r>
            <w:r w:rsidR="007B5D15" w:rsidRPr="00AE079A">
              <w:rPr>
                <w:rFonts w:ascii="Arial" w:eastAsia="Arial" w:hAnsi="Arial" w:cs="Arial"/>
                <w:lang w:eastAsia="pt-BR"/>
              </w:rPr>
              <w:t>no banco pela VM.</w:t>
            </w:r>
            <w:r w:rsidRPr="00AE079A">
              <w:rPr>
                <w:rFonts w:ascii="Arial" w:eastAsia="Arial" w:hAnsi="Arial" w:cs="Arial"/>
                <w:lang w:eastAsia="pt-BR"/>
              </w:rPr>
              <w:t xml:space="preserve"> </w:t>
            </w:r>
          </w:p>
        </w:tc>
        <w:tc>
          <w:tcPr>
            <w:tcW w:w="1882" w:type="dxa"/>
            <w:shd w:val="clear" w:color="auto" w:fill="auto"/>
          </w:tcPr>
          <w:p w14:paraId="633EF43D" w14:textId="77777777" w:rsidR="00EB1765" w:rsidRPr="00AE079A" w:rsidRDefault="00EB1765" w:rsidP="00EB1765">
            <w:pPr>
              <w:jc w:val="center"/>
              <w:rPr>
                <w:rFonts w:ascii="Arial" w:eastAsia="Arial" w:hAnsi="Arial" w:cs="Arial"/>
                <w:lang w:eastAsia="pt-BR"/>
              </w:rPr>
            </w:pPr>
            <w:r w:rsidRPr="00AE079A">
              <w:rPr>
                <w:rFonts w:ascii="Arial" w:eastAsia="Arial" w:hAnsi="Arial" w:cs="Arial"/>
                <w:lang w:eastAsia="pt-BR"/>
              </w:rPr>
              <w:t>Essencial</w:t>
            </w:r>
          </w:p>
          <w:p w14:paraId="256F7189" w14:textId="77777777" w:rsidR="005A7249" w:rsidRPr="00AE079A" w:rsidRDefault="005A7249" w:rsidP="005A7249">
            <w:pPr>
              <w:jc w:val="center"/>
              <w:rPr>
                <w:rFonts w:ascii="Arial" w:eastAsia="Arial" w:hAnsi="Arial" w:cs="Arial"/>
                <w:lang w:eastAsia="pt-BR"/>
              </w:rPr>
            </w:pPr>
          </w:p>
        </w:tc>
      </w:tr>
    </w:tbl>
    <w:p w14:paraId="7FBA91B2" w14:textId="77777777" w:rsidR="009B60B2" w:rsidRPr="00AE079A" w:rsidRDefault="009B60B2" w:rsidP="003B19E2">
      <w:pPr>
        <w:spacing w:before="60" w:after="0" w:line="360" w:lineRule="auto"/>
        <w:ind w:right="-20"/>
        <w:jc w:val="both"/>
      </w:pPr>
    </w:p>
    <w:tbl>
      <w:tblPr>
        <w:tblStyle w:val="Tabelacomgrade"/>
        <w:tblW w:w="0" w:type="auto"/>
        <w:jc w:val="center"/>
        <w:tblLook w:val="06A0" w:firstRow="1" w:lastRow="0" w:firstColumn="1" w:lastColumn="0" w:noHBand="1" w:noVBand="1"/>
      </w:tblPr>
      <w:tblGrid>
        <w:gridCol w:w="2539"/>
        <w:gridCol w:w="4059"/>
        <w:gridCol w:w="1876"/>
      </w:tblGrid>
      <w:tr w:rsidR="0BCE0999" w:rsidRPr="00AE079A" w14:paraId="135945A1" w14:textId="77777777" w:rsidTr="0BCE0999">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13192A5C" w14:textId="77777777" w:rsidR="0BCE0999" w:rsidRPr="00AE079A" w:rsidRDefault="0BCE0999" w:rsidP="0BCE0999">
            <w:pPr>
              <w:jc w:val="cente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13A4F7AD" w14:textId="369A969C" w:rsidR="3BDFE913" w:rsidRPr="00AE079A" w:rsidRDefault="782FB9EB" w:rsidP="0BCE0999">
            <w:pPr>
              <w:jc w:val="center"/>
              <w:rPr>
                <w:rFonts w:ascii="Arial" w:eastAsia="Arial" w:hAnsi="Arial" w:cs="Arial"/>
                <w:b/>
                <w:bCs/>
                <w:lang w:eastAsia="pt-BR"/>
              </w:rPr>
            </w:pPr>
            <w:r w:rsidRPr="00AE079A">
              <w:rPr>
                <w:rFonts w:ascii="Arial" w:eastAsia="Arial" w:hAnsi="Arial" w:cs="Arial"/>
                <w:b/>
                <w:bCs/>
                <w:lang w:eastAsia="pt-BR"/>
              </w:rPr>
              <w:t>ARDUINO</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06100B3C" w14:textId="77777777" w:rsidR="0BCE0999" w:rsidRPr="00AE079A" w:rsidRDefault="0BCE0999" w:rsidP="0BCE0999">
            <w:pPr>
              <w:jc w:val="center"/>
              <w:rPr>
                <w:rFonts w:ascii="Arial" w:eastAsia="Arial" w:hAnsi="Arial" w:cs="Arial"/>
                <w:lang w:eastAsia="pt-BR"/>
              </w:rPr>
            </w:pPr>
          </w:p>
        </w:tc>
      </w:tr>
      <w:tr w:rsidR="0BCE0999" w:rsidRPr="00AE079A" w14:paraId="3EEC0561" w14:textId="77777777" w:rsidTr="0BCE0999">
        <w:trPr>
          <w:trHeight w:val="426"/>
          <w:jc w:val="center"/>
        </w:trPr>
        <w:tc>
          <w:tcPr>
            <w:tcW w:w="2580" w:type="dxa"/>
            <w:tcBorders>
              <w:top w:val="single" w:sz="12" w:space="0" w:color="000000" w:themeColor="text1"/>
            </w:tcBorders>
            <w:shd w:val="clear" w:color="auto" w:fill="D9F2D0" w:themeFill="accent6" w:themeFillTint="33"/>
          </w:tcPr>
          <w:p w14:paraId="4F89DAB4" w14:textId="77777777" w:rsidR="0BCE0999" w:rsidRPr="00AE079A" w:rsidRDefault="0BCE0999" w:rsidP="0BCE0999">
            <w:pPr>
              <w:jc w:val="center"/>
              <w:rPr>
                <w:rFonts w:ascii="Arial" w:eastAsia="Arial" w:hAnsi="Arial" w:cs="Arial"/>
                <w:b/>
                <w:bCs/>
                <w:lang w:eastAsia="pt-BR"/>
              </w:rPr>
            </w:pPr>
            <w:r w:rsidRPr="00AE079A">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740F639B" w14:textId="77777777" w:rsidR="0BCE0999" w:rsidRPr="00AE079A" w:rsidRDefault="0BCE0999" w:rsidP="0BCE0999">
            <w:pPr>
              <w:jc w:val="center"/>
              <w:rPr>
                <w:rFonts w:ascii="Arial" w:eastAsia="Arial" w:hAnsi="Arial" w:cs="Arial"/>
                <w:b/>
                <w:bCs/>
                <w:lang w:eastAsia="pt-BR"/>
              </w:rPr>
            </w:pPr>
            <w:r w:rsidRPr="00AE079A">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3F4C75EC" w14:textId="77777777" w:rsidR="0BCE0999" w:rsidRPr="00AE079A" w:rsidRDefault="0BCE0999" w:rsidP="0BCE0999">
            <w:pPr>
              <w:jc w:val="center"/>
              <w:rPr>
                <w:rFonts w:ascii="Arial" w:eastAsia="Arial" w:hAnsi="Arial" w:cs="Arial"/>
                <w:b/>
                <w:bCs/>
                <w:lang w:eastAsia="pt-BR"/>
              </w:rPr>
            </w:pPr>
            <w:r w:rsidRPr="00AE079A">
              <w:rPr>
                <w:rFonts w:ascii="Arial" w:eastAsia="Arial" w:hAnsi="Arial" w:cs="Arial"/>
                <w:b/>
                <w:bCs/>
                <w:lang w:eastAsia="pt-BR"/>
              </w:rPr>
              <w:t>Classificação</w:t>
            </w:r>
          </w:p>
        </w:tc>
      </w:tr>
      <w:tr w:rsidR="0BCE0999" w:rsidRPr="00AE079A" w14:paraId="24E8A33E" w14:textId="77777777" w:rsidTr="0BCE0999">
        <w:trPr>
          <w:trHeight w:val="339"/>
          <w:jc w:val="center"/>
        </w:trPr>
        <w:tc>
          <w:tcPr>
            <w:tcW w:w="2580" w:type="dxa"/>
            <w:shd w:val="clear" w:color="auto" w:fill="auto"/>
          </w:tcPr>
          <w:p w14:paraId="1E5037A0" w14:textId="46257669" w:rsidR="0BCE0999" w:rsidRPr="00AE079A" w:rsidRDefault="747CE433" w:rsidP="0BCE0999">
            <w:pPr>
              <w:jc w:val="center"/>
              <w:rPr>
                <w:rFonts w:ascii="Arial" w:eastAsia="Arial" w:hAnsi="Arial" w:cs="Arial"/>
                <w:lang w:eastAsia="pt-BR"/>
              </w:rPr>
            </w:pPr>
            <w:r w:rsidRPr="00AE079A">
              <w:rPr>
                <w:rFonts w:ascii="Arial" w:eastAsia="Arial" w:hAnsi="Arial" w:cs="Arial"/>
                <w:lang w:eastAsia="pt-BR"/>
              </w:rPr>
              <w:t xml:space="preserve">Ligar </w:t>
            </w:r>
            <w:r w:rsidR="7ABD9EB1" w:rsidRPr="00AE079A">
              <w:rPr>
                <w:rFonts w:ascii="Arial" w:eastAsia="Arial" w:hAnsi="Arial" w:cs="Arial"/>
                <w:lang w:eastAsia="pt-BR"/>
              </w:rPr>
              <w:t>Arduino</w:t>
            </w:r>
          </w:p>
        </w:tc>
        <w:tc>
          <w:tcPr>
            <w:tcW w:w="4170" w:type="dxa"/>
            <w:shd w:val="clear" w:color="auto" w:fill="auto"/>
          </w:tcPr>
          <w:p w14:paraId="1F7D3EE5" w14:textId="0FB2B8B5" w:rsidR="0BCE0999" w:rsidRPr="00AE079A" w:rsidRDefault="7015D698" w:rsidP="0BCE0999">
            <w:r w:rsidRPr="00AE079A">
              <w:rPr>
                <w:rFonts w:ascii="Arial" w:eastAsia="Arial" w:hAnsi="Arial" w:cs="Arial"/>
                <w:lang w:eastAsia="pt-BR"/>
              </w:rPr>
              <w:t>Ligar componente Arduíno</w:t>
            </w:r>
            <w:r w:rsidR="00E22CA2" w:rsidRPr="00AE079A">
              <w:rPr>
                <w:rFonts w:ascii="Arial" w:eastAsia="Arial" w:hAnsi="Arial" w:cs="Arial"/>
                <w:lang w:eastAsia="pt-BR"/>
              </w:rPr>
              <w:t>.</w:t>
            </w:r>
          </w:p>
        </w:tc>
        <w:tc>
          <w:tcPr>
            <w:tcW w:w="1882" w:type="dxa"/>
            <w:shd w:val="clear" w:color="auto" w:fill="auto"/>
          </w:tcPr>
          <w:p w14:paraId="193F9436" w14:textId="77777777" w:rsidR="0BCE0999" w:rsidRPr="00AE079A" w:rsidRDefault="0BCE0999" w:rsidP="0BCE0999">
            <w:pPr>
              <w:jc w:val="center"/>
              <w:rPr>
                <w:rFonts w:ascii="Arial" w:eastAsia="Arial" w:hAnsi="Arial" w:cs="Arial"/>
                <w:lang w:eastAsia="pt-BR"/>
              </w:rPr>
            </w:pPr>
            <w:r w:rsidRPr="00AE079A">
              <w:rPr>
                <w:rFonts w:ascii="Arial" w:eastAsia="Arial" w:hAnsi="Arial" w:cs="Arial"/>
                <w:lang w:eastAsia="pt-BR"/>
              </w:rPr>
              <w:t>Essencial</w:t>
            </w:r>
          </w:p>
        </w:tc>
      </w:tr>
      <w:tr w:rsidR="0BCE0999" w:rsidRPr="00AE079A" w14:paraId="44DD9E3B" w14:textId="77777777" w:rsidTr="0BCE0999">
        <w:trPr>
          <w:trHeight w:val="339"/>
          <w:jc w:val="center"/>
        </w:trPr>
        <w:tc>
          <w:tcPr>
            <w:tcW w:w="2580" w:type="dxa"/>
            <w:shd w:val="clear" w:color="auto" w:fill="auto"/>
          </w:tcPr>
          <w:p w14:paraId="12B9EB12" w14:textId="63A7905C" w:rsidR="0BCE0999" w:rsidRPr="00AE079A" w:rsidRDefault="7B9B3005" w:rsidP="61C1C6D1">
            <w:pPr>
              <w:spacing w:before="60" w:line="360" w:lineRule="auto"/>
              <w:ind w:right="-20"/>
              <w:jc w:val="both"/>
            </w:pPr>
            <w:r w:rsidRPr="00AE079A">
              <w:t>Rodar</w:t>
            </w:r>
            <w:r w:rsidR="467AA84E" w:rsidRPr="00AE079A">
              <w:t xml:space="preserve"> </w:t>
            </w:r>
            <w:r w:rsidRPr="00AE079A">
              <w:t>Código Arduino</w:t>
            </w:r>
          </w:p>
          <w:p w14:paraId="33B801C2" w14:textId="151490B5" w:rsidR="0BCE0999" w:rsidRPr="00AE079A" w:rsidRDefault="0BCE0999" w:rsidP="0BCE0999">
            <w:pPr>
              <w:jc w:val="center"/>
              <w:rPr>
                <w:rFonts w:ascii="Arial" w:eastAsia="Arial" w:hAnsi="Arial" w:cs="Arial"/>
                <w:lang w:eastAsia="pt-BR"/>
              </w:rPr>
            </w:pPr>
          </w:p>
        </w:tc>
        <w:tc>
          <w:tcPr>
            <w:tcW w:w="4170" w:type="dxa"/>
            <w:shd w:val="clear" w:color="auto" w:fill="auto"/>
          </w:tcPr>
          <w:p w14:paraId="26AAEC7F" w14:textId="33BE3F4C" w:rsidR="0BCE0999" w:rsidRPr="00AE079A" w:rsidRDefault="52EF7829" w:rsidP="0BCE0999">
            <w:pPr>
              <w:rPr>
                <w:rFonts w:ascii="Arial" w:eastAsia="Arial" w:hAnsi="Arial" w:cs="Arial"/>
                <w:lang w:eastAsia="pt-BR"/>
              </w:rPr>
            </w:pPr>
            <w:r w:rsidRPr="00AE079A">
              <w:rPr>
                <w:rFonts w:ascii="Arial" w:eastAsia="Arial" w:hAnsi="Arial" w:cs="Arial"/>
                <w:lang w:eastAsia="pt-BR"/>
              </w:rPr>
              <w:t xml:space="preserve">Rodar código </w:t>
            </w:r>
            <w:r w:rsidR="6AE104BC" w:rsidRPr="00AE079A">
              <w:rPr>
                <w:rFonts w:ascii="Arial" w:eastAsia="Arial" w:hAnsi="Arial" w:cs="Arial"/>
                <w:lang w:eastAsia="pt-BR"/>
              </w:rPr>
              <w:t>C</w:t>
            </w:r>
            <w:r w:rsidRPr="00AE079A">
              <w:rPr>
                <w:rFonts w:ascii="Arial" w:eastAsia="Arial" w:hAnsi="Arial" w:cs="Arial"/>
                <w:lang w:eastAsia="pt-BR"/>
              </w:rPr>
              <w:t>++ do Arduíno</w:t>
            </w:r>
            <w:r w:rsidR="4E934DBF" w:rsidRPr="00AE079A">
              <w:rPr>
                <w:rFonts w:ascii="Arial" w:eastAsia="Arial" w:hAnsi="Arial" w:cs="Arial"/>
                <w:lang w:eastAsia="pt-BR"/>
              </w:rPr>
              <w:t>.</w:t>
            </w:r>
          </w:p>
        </w:tc>
        <w:tc>
          <w:tcPr>
            <w:tcW w:w="1882" w:type="dxa"/>
            <w:shd w:val="clear" w:color="auto" w:fill="auto"/>
          </w:tcPr>
          <w:p w14:paraId="6808FF1F" w14:textId="64323561" w:rsidR="0BCE0999" w:rsidRPr="00AE079A" w:rsidRDefault="0BCE0999" w:rsidP="1C00B95C">
            <w:pPr>
              <w:jc w:val="center"/>
              <w:rPr>
                <w:rFonts w:ascii="Arial" w:eastAsia="Arial" w:hAnsi="Arial" w:cs="Arial"/>
                <w:lang w:eastAsia="pt-BR"/>
              </w:rPr>
            </w:pPr>
            <w:r w:rsidRPr="00AE079A">
              <w:rPr>
                <w:rFonts w:ascii="Arial" w:eastAsia="Arial" w:hAnsi="Arial" w:cs="Arial"/>
                <w:lang w:eastAsia="pt-BR"/>
              </w:rPr>
              <w:t>Essencial</w:t>
            </w:r>
          </w:p>
          <w:p w14:paraId="3C425D12" w14:textId="2651E44D" w:rsidR="0BCE0999" w:rsidRPr="00AE079A" w:rsidRDefault="0BCE0999" w:rsidP="0BCE0999">
            <w:pPr>
              <w:jc w:val="center"/>
              <w:rPr>
                <w:rFonts w:ascii="Arial" w:eastAsia="Arial" w:hAnsi="Arial" w:cs="Arial"/>
                <w:lang w:eastAsia="pt-BR"/>
              </w:rPr>
            </w:pPr>
          </w:p>
        </w:tc>
      </w:tr>
      <w:tr w:rsidR="57824B8C" w:rsidRPr="00AE079A" w14:paraId="39FF769F" w14:textId="77777777" w:rsidTr="57824B8C">
        <w:trPr>
          <w:trHeight w:val="339"/>
          <w:jc w:val="center"/>
        </w:trPr>
        <w:tc>
          <w:tcPr>
            <w:tcW w:w="2524" w:type="dxa"/>
            <w:shd w:val="clear" w:color="auto" w:fill="auto"/>
          </w:tcPr>
          <w:p w14:paraId="66ED1401" w14:textId="71656CF2" w:rsidR="57824B8C" w:rsidRPr="00AE079A" w:rsidRDefault="24DEE25B" w:rsidP="57824B8C">
            <w:pPr>
              <w:jc w:val="center"/>
              <w:rPr>
                <w:rFonts w:ascii="Arial" w:eastAsia="Arial" w:hAnsi="Arial" w:cs="Arial"/>
                <w:lang w:eastAsia="pt-BR"/>
              </w:rPr>
            </w:pPr>
            <w:r w:rsidRPr="00AE079A">
              <w:rPr>
                <w:rFonts w:ascii="Arial" w:eastAsia="Arial" w:hAnsi="Arial" w:cs="Arial"/>
                <w:lang w:eastAsia="pt-BR"/>
              </w:rPr>
              <w:t>Usar API Local/Sensor</w:t>
            </w:r>
          </w:p>
        </w:tc>
        <w:tc>
          <w:tcPr>
            <w:tcW w:w="4074" w:type="dxa"/>
            <w:shd w:val="clear" w:color="auto" w:fill="auto"/>
          </w:tcPr>
          <w:p w14:paraId="00AF99A7" w14:textId="02EE7173" w:rsidR="57824B8C" w:rsidRPr="00AE079A" w:rsidRDefault="78CA2955" w:rsidP="57824B8C">
            <w:pPr>
              <w:rPr>
                <w:rFonts w:ascii="Arial" w:eastAsia="Arial" w:hAnsi="Arial" w:cs="Arial"/>
                <w:lang w:eastAsia="pt-BR"/>
              </w:rPr>
            </w:pPr>
            <w:r w:rsidRPr="00AE079A">
              <w:rPr>
                <w:rFonts w:ascii="Arial" w:eastAsia="Arial" w:hAnsi="Arial" w:cs="Arial"/>
                <w:lang w:eastAsia="pt-BR"/>
              </w:rPr>
              <w:t xml:space="preserve">Usar a API </w:t>
            </w:r>
            <w:r w:rsidR="163F17C1" w:rsidRPr="00AE079A">
              <w:rPr>
                <w:rFonts w:ascii="Arial" w:eastAsia="Arial" w:hAnsi="Arial" w:cs="Arial"/>
                <w:lang w:eastAsia="pt-BR"/>
              </w:rPr>
              <w:t>Local/Sensor para aplicação do projeto</w:t>
            </w:r>
            <w:r w:rsidR="6F531657" w:rsidRPr="00AE079A">
              <w:rPr>
                <w:rFonts w:ascii="Arial" w:eastAsia="Arial" w:hAnsi="Arial" w:cs="Arial"/>
                <w:lang w:eastAsia="pt-BR"/>
              </w:rPr>
              <w:t>.</w:t>
            </w:r>
          </w:p>
        </w:tc>
        <w:tc>
          <w:tcPr>
            <w:tcW w:w="1876" w:type="dxa"/>
            <w:shd w:val="clear" w:color="auto" w:fill="auto"/>
          </w:tcPr>
          <w:p w14:paraId="5ACAA274" w14:textId="77777777" w:rsidR="00EB1765" w:rsidRPr="00AE079A" w:rsidRDefault="00EB1765" w:rsidP="00EB1765">
            <w:pPr>
              <w:jc w:val="center"/>
              <w:rPr>
                <w:rFonts w:ascii="Arial" w:eastAsia="Arial" w:hAnsi="Arial" w:cs="Arial"/>
                <w:lang w:eastAsia="pt-BR"/>
              </w:rPr>
            </w:pPr>
            <w:r w:rsidRPr="00AE079A">
              <w:rPr>
                <w:rFonts w:ascii="Arial" w:eastAsia="Arial" w:hAnsi="Arial" w:cs="Arial"/>
                <w:lang w:eastAsia="pt-BR"/>
              </w:rPr>
              <w:t>Essencial</w:t>
            </w:r>
          </w:p>
          <w:p w14:paraId="0FF7A8A8" w14:textId="0A643542" w:rsidR="57824B8C" w:rsidRPr="00AE079A" w:rsidRDefault="57824B8C" w:rsidP="57824B8C">
            <w:pPr>
              <w:jc w:val="center"/>
              <w:rPr>
                <w:rFonts w:ascii="Arial" w:eastAsia="Arial" w:hAnsi="Arial" w:cs="Arial"/>
                <w:lang w:eastAsia="pt-BR"/>
              </w:rPr>
            </w:pPr>
          </w:p>
        </w:tc>
      </w:tr>
      <w:tr w:rsidR="4F2B1F7B" w:rsidRPr="00AE079A" w14:paraId="32FBA0A7" w14:textId="77777777" w:rsidTr="4F2B1F7B">
        <w:trPr>
          <w:trHeight w:val="339"/>
          <w:jc w:val="center"/>
        </w:trPr>
        <w:tc>
          <w:tcPr>
            <w:tcW w:w="2533" w:type="dxa"/>
            <w:shd w:val="clear" w:color="auto" w:fill="auto"/>
          </w:tcPr>
          <w:p w14:paraId="2438EEF4" w14:textId="5B116A3C" w:rsidR="4F2B1F7B" w:rsidRPr="00AE079A" w:rsidRDefault="68C6D282" w:rsidP="4F2B1F7B">
            <w:pPr>
              <w:jc w:val="center"/>
              <w:rPr>
                <w:rFonts w:ascii="Arial" w:eastAsia="Arial" w:hAnsi="Arial" w:cs="Arial"/>
                <w:lang w:eastAsia="pt-BR"/>
              </w:rPr>
            </w:pPr>
            <w:r w:rsidRPr="00AE079A">
              <w:rPr>
                <w:rFonts w:ascii="Arial" w:eastAsia="Arial" w:hAnsi="Arial" w:cs="Arial"/>
                <w:lang w:eastAsia="pt-BR"/>
              </w:rPr>
              <w:t>Teste com Sensor do Projeto + Gráficos – Simular integração do sistema</w:t>
            </w:r>
          </w:p>
        </w:tc>
        <w:tc>
          <w:tcPr>
            <w:tcW w:w="4065" w:type="dxa"/>
            <w:shd w:val="clear" w:color="auto" w:fill="auto"/>
          </w:tcPr>
          <w:p w14:paraId="6B823048" w14:textId="06B769FC" w:rsidR="4F2B1F7B" w:rsidRPr="00AE079A" w:rsidRDefault="0C9E199E" w:rsidP="4F2B1F7B">
            <w:pPr>
              <w:rPr>
                <w:rFonts w:ascii="Arial" w:eastAsia="Arial" w:hAnsi="Arial" w:cs="Arial"/>
                <w:lang w:eastAsia="pt-BR"/>
              </w:rPr>
            </w:pPr>
            <w:r w:rsidRPr="00AE079A">
              <w:rPr>
                <w:rFonts w:ascii="Arial" w:eastAsia="Arial" w:hAnsi="Arial" w:cs="Arial"/>
                <w:lang w:eastAsia="pt-BR"/>
              </w:rPr>
              <w:t>Simulação da integração do sistema usando gráficos e sensores</w:t>
            </w:r>
            <w:r w:rsidR="39ED54AF" w:rsidRPr="00AE079A">
              <w:rPr>
                <w:rFonts w:ascii="Arial" w:eastAsia="Arial" w:hAnsi="Arial" w:cs="Arial"/>
                <w:lang w:eastAsia="pt-BR"/>
              </w:rPr>
              <w:t xml:space="preserve"> do projeto</w:t>
            </w:r>
            <w:r w:rsidR="24E749C8" w:rsidRPr="00AE079A">
              <w:rPr>
                <w:rFonts w:ascii="Arial" w:eastAsia="Arial" w:hAnsi="Arial" w:cs="Arial"/>
                <w:lang w:eastAsia="pt-BR"/>
              </w:rPr>
              <w:t>.</w:t>
            </w:r>
          </w:p>
        </w:tc>
        <w:tc>
          <w:tcPr>
            <w:tcW w:w="1876" w:type="dxa"/>
            <w:shd w:val="clear" w:color="auto" w:fill="auto"/>
          </w:tcPr>
          <w:p w14:paraId="53C1B563" w14:textId="77777777" w:rsidR="00EB1765" w:rsidRPr="00AE079A" w:rsidRDefault="00EB1765" w:rsidP="00EB1765">
            <w:pPr>
              <w:jc w:val="center"/>
              <w:rPr>
                <w:rFonts w:ascii="Arial" w:eastAsia="Arial" w:hAnsi="Arial" w:cs="Arial"/>
                <w:lang w:eastAsia="pt-BR"/>
              </w:rPr>
            </w:pPr>
            <w:r w:rsidRPr="00AE079A">
              <w:rPr>
                <w:rFonts w:ascii="Arial" w:eastAsia="Arial" w:hAnsi="Arial" w:cs="Arial"/>
                <w:lang w:eastAsia="pt-BR"/>
              </w:rPr>
              <w:t>Essencial</w:t>
            </w:r>
          </w:p>
          <w:p w14:paraId="6EC98066" w14:textId="490A6DB3" w:rsidR="4F2B1F7B" w:rsidRPr="00AE079A" w:rsidRDefault="4F2B1F7B" w:rsidP="4F2B1F7B">
            <w:pPr>
              <w:jc w:val="center"/>
              <w:rPr>
                <w:rFonts w:ascii="Arial" w:eastAsia="Arial" w:hAnsi="Arial" w:cs="Arial"/>
                <w:lang w:eastAsia="pt-BR"/>
              </w:rPr>
            </w:pPr>
          </w:p>
        </w:tc>
      </w:tr>
    </w:tbl>
    <w:p w14:paraId="46446984" w14:textId="0F4E2507" w:rsidR="6F179B1F" w:rsidRPr="00AE079A" w:rsidRDefault="6F179B1F" w:rsidP="6F179B1F">
      <w:pPr>
        <w:spacing w:before="60" w:after="0" w:line="360" w:lineRule="auto"/>
        <w:ind w:right="-20"/>
        <w:jc w:val="both"/>
      </w:pPr>
    </w:p>
    <w:tbl>
      <w:tblPr>
        <w:tblStyle w:val="Tabelacomgrade"/>
        <w:tblW w:w="8632" w:type="dxa"/>
        <w:jc w:val="center"/>
        <w:tblLayout w:type="fixed"/>
        <w:tblLook w:val="06A0" w:firstRow="1" w:lastRow="0" w:firstColumn="1" w:lastColumn="0" w:noHBand="1" w:noVBand="1"/>
      </w:tblPr>
      <w:tblGrid>
        <w:gridCol w:w="2580"/>
        <w:gridCol w:w="4170"/>
        <w:gridCol w:w="1882"/>
      </w:tblGrid>
      <w:tr w:rsidR="00830656" w:rsidRPr="00AE079A" w14:paraId="1EBB3155" w14:textId="77777777">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49C98687" w14:textId="77777777" w:rsidR="00830656" w:rsidRPr="00AE079A" w:rsidRDefault="00830656">
            <w:pPr>
              <w:jc w:val="cente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533AB9F7" w14:textId="1D1768FA" w:rsidR="00830656" w:rsidRPr="00AE079A" w:rsidRDefault="00830656">
            <w:pPr>
              <w:jc w:val="center"/>
              <w:rPr>
                <w:rFonts w:ascii="Arial" w:eastAsia="Arial" w:hAnsi="Arial" w:cs="Arial"/>
                <w:b/>
                <w:bCs/>
                <w:lang w:eastAsia="pt-BR"/>
              </w:rPr>
            </w:pPr>
            <w:r w:rsidRPr="00AE079A">
              <w:rPr>
                <w:rFonts w:ascii="Arial" w:eastAsia="Arial" w:hAnsi="Arial" w:cs="Arial"/>
                <w:b/>
                <w:bCs/>
                <w:lang w:eastAsia="pt-BR"/>
              </w:rPr>
              <w:t>DASHBOARD</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0EFD192B" w14:textId="77777777" w:rsidR="00830656" w:rsidRPr="00AE079A" w:rsidRDefault="00830656">
            <w:pPr>
              <w:jc w:val="center"/>
              <w:rPr>
                <w:rFonts w:ascii="Arial" w:eastAsia="Arial" w:hAnsi="Arial" w:cs="Arial"/>
                <w:lang w:eastAsia="pt-BR"/>
              </w:rPr>
            </w:pPr>
          </w:p>
        </w:tc>
      </w:tr>
      <w:tr w:rsidR="00830656" w:rsidRPr="00AE079A" w14:paraId="2BAC5DF0" w14:textId="77777777">
        <w:trPr>
          <w:trHeight w:val="426"/>
          <w:jc w:val="center"/>
        </w:trPr>
        <w:tc>
          <w:tcPr>
            <w:tcW w:w="2580" w:type="dxa"/>
            <w:tcBorders>
              <w:top w:val="single" w:sz="12" w:space="0" w:color="000000" w:themeColor="text1"/>
            </w:tcBorders>
            <w:shd w:val="clear" w:color="auto" w:fill="D9F2D0" w:themeFill="accent6" w:themeFillTint="33"/>
          </w:tcPr>
          <w:p w14:paraId="0E6051E3" w14:textId="77777777" w:rsidR="00830656" w:rsidRPr="00AE079A" w:rsidRDefault="00830656">
            <w:pPr>
              <w:jc w:val="center"/>
              <w:rPr>
                <w:rFonts w:ascii="Arial" w:eastAsia="Arial" w:hAnsi="Arial" w:cs="Arial"/>
                <w:b/>
                <w:bCs/>
                <w:lang w:eastAsia="pt-BR"/>
              </w:rPr>
            </w:pPr>
            <w:r w:rsidRPr="00AE079A">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20323A4C" w14:textId="77777777" w:rsidR="00830656" w:rsidRPr="00AE079A" w:rsidRDefault="00830656">
            <w:pPr>
              <w:jc w:val="center"/>
              <w:rPr>
                <w:rFonts w:ascii="Arial" w:eastAsia="Arial" w:hAnsi="Arial" w:cs="Arial"/>
                <w:b/>
                <w:bCs/>
                <w:lang w:eastAsia="pt-BR"/>
              </w:rPr>
            </w:pPr>
            <w:r w:rsidRPr="00AE079A">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41F33E5D" w14:textId="77777777" w:rsidR="00830656" w:rsidRPr="00AE079A" w:rsidRDefault="00830656">
            <w:pPr>
              <w:jc w:val="center"/>
              <w:rPr>
                <w:rFonts w:ascii="Arial" w:eastAsia="Arial" w:hAnsi="Arial" w:cs="Arial"/>
                <w:b/>
                <w:bCs/>
                <w:lang w:eastAsia="pt-BR"/>
              </w:rPr>
            </w:pPr>
            <w:r w:rsidRPr="00AE079A">
              <w:rPr>
                <w:rFonts w:ascii="Arial" w:eastAsia="Arial" w:hAnsi="Arial" w:cs="Arial"/>
                <w:b/>
                <w:bCs/>
                <w:lang w:eastAsia="pt-BR"/>
              </w:rPr>
              <w:t>Classificação</w:t>
            </w:r>
          </w:p>
        </w:tc>
      </w:tr>
      <w:tr w:rsidR="00E53674" w:rsidRPr="00AE079A" w14:paraId="520B5FCD" w14:textId="77777777">
        <w:trPr>
          <w:trHeight w:val="339"/>
          <w:jc w:val="center"/>
        </w:trPr>
        <w:tc>
          <w:tcPr>
            <w:tcW w:w="2580" w:type="dxa"/>
            <w:shd w:val="clear" w:color="auto" w:fill="auto"/>
          </w:tcPr>
          <w:p w14:paraId="0E9C8619" w14:textId="5664BAF7" w:rsidR="00E53674" w:rsidRPr="00AE079A" w:rsidRDefault="00E53674" w:rsidP="00E53674">
            <w:pPr>
              <w:jc w:val="center"/>
              <w:rPr>
                <w:rFonts w:ascii="Arial" w:eastAsia="Arial" w:hAnsi="Arial" w:cs="Arial"/>
                <w:lang w:eastAsia="pt-BR"/>
              </w:rPr>
            </w:pPr>
            <w:r w:rsidRPr="00AE079A">
              <w:t>Especificação da Dashboard</w:t>
            </w:r>
          </w:p>
        </w:tc>
        <w:tc>
          <w:tcPr>
            <w:tcW w:w="4170" w:type="dxa"/>
            <w:shd w:val="clear" w:color="auto" w:fill="auto"/>
          </w:tcPr>
          <w:p w14:paraId="25D1329E" w14:textId="33609574" w:rsidR="00E53674" w:rsidRPr="00AE079A" w:rsidRDefault="00A05C6E" w:rsidP="00E53674">
            <w:pPr>
              <w:rPr>
                <w:rFonts w:ascii="Arial" w:eastAsia="Arial" w:hAnsi="Arial" w:cs="Arial"/>
                <w:lang w:eastAsia="pt-BR"/>
              </w:rPr>
            </w:pPr>
            <w:r w:rsidRPr="00AE079A">
              <w:rPr>
                <w:rFonts w:ascii="Arial" w:eastAsia="Arial" w:hAnsi="Arial" w:cs="Arial"/>
                <w:lang w:eastAsia="pt-BR"/>
              </w:rPr>
              <w:t>Detalha</w:t>
            </w:r>
            <w:r w:rsidR="00536CE8" w:rsidRPr="00AE079A">
              <w:rPr>
                <w:rFonts w:ascii="Arial" w:eastAsia="Arial" w:hAnsi="Arial" w:cs="Arial"/>
                <w:lang w:eastAsia="pt-BR"/>
              </w:rPr>
              <w:t xml:space="preserve">mento dos </w:t>
            </w:r>
            <w:r w:rsidR="00873F43" w:rsidRPr="00AE079A">
              <w:rPr>
                <w:rFonts w:ascii="Arial" w:eastAsia="Arial" w:hAnsi="Arial" w:cs="Arial"/>
                <w:lang w:eastAsia="pt-BR"/>
              </w:rPr>
              <w:t>objetivos e fun</w:t>
            </w:r>
            <w:r w:rsidR="00D2744C" w:rsidRPr="00AE079A">
              <w:rPr>
                <w:rFonts w:ascii="Arial" w:eastAsia="Arial" w:hAnsi="Arial" w:cs="Arial"/>
                <w:lang w:eastAsia="pt-BR"/>
              </w:rPr>
              <w:t>ciona</w:t>
            </w:r>
            <w:r w:rsidR="00E61E62" w:rsidRPr="00AE079A">
              <w:rPr>
                <w:rFonts w:ascii="Arial" w:eastAsia="Arial" w:hAnsi="Arial" w:cs="Arial"/>
                <w:lang w:eastAsia="pt-BR"/>
              </w:rPr>
              <w:t xml:space="preserve">mento da </w:t>
            </w:r>
            <w:r w:rsidR="00277079" w:rsidRPr="00AE079A">
              <w:rPr>
                <w:rFonts w:ascii="Arial" w:eastAsia="Arial" w:hAnsi="Arial" w:cs="Arial"/>
                <w:lang w:eastAsia="pt-BR"/>
              </w:rPr>
              <w:t>dashboard</w:t>
            </w:r>
            <w:r w:rsidR="005061BB" w:rsidRPr="00AE079A">
              <w:rPr>
                <w:rFonts w:ascii="Arial" w:eastAsia="Arial" w:hAnsi="Arial" w:cs="Arial"/>
                <w:lang w:eastAsia="pt-BR"/>
              </w:rPr>
              <w:t>.</w:t>
            </w:r>
          </w:p>
        </w:tc>
        <w:tc>
          <w:tcPr>
            <w:tcW w:w="1882" w:type="dxa"/>
            <w:shd w:val="clear" w:color="auto" w:fill="auto"/>
          </w:tcPr>
          <w:p w14:paraId="658FA074" w14:textId="36B41FB0" w:rsidR="00E53674" w:rsidRPr="00AE079A" w:rsidRDefault="005061BB" w:rsidP="00E53674">
            <w:pPr>
              <w:jc w:val="center"/>
              <w:rPr>
                <w:rFonts w:ascii="Arial" w:eastAsia="Arial" w:hAnsi="Arial" w:cs="Arial"/>
                <w:lang w:eastAsia="pt-BR"/>
              </w:rPr>
            </w:pPr>
            <w:r w:rsidRPr="00AE079A">
              <w:rPr>
                <w:rFonts w:ascii="Arial" w:eastAsia="Arial" w:hAnsi="Arial" w:cs="Arial"/>
                <w:lang w:eastAsia="pt-BR"/>
              </w:rPr>
              <w:t>Importante</w:t>
            </w:r>
          </w:p>
        </w:tc>
      </w:tr>
    </w:tbl>
    <w:p w14:paraId="4B2B4682" w14:textId="4313C07D" w:rsidR="796DE0E1" w:rsidRPr="00AE079A" w:rsidRDefault="796DE0E1" w:rsidP="796DE0E1">
      <w:pPr>
        <w:spacing w:before="60" w:after="0" w:line="360" w:lineRule="auto"/>
        <w:ind w:right="-20"/>
        <w:jc w:val="both"/>
      </w:pPr>
    </w:p>
    <w:p w14:paraId="00B9C260" w14:textId="0B555B23" w:rsidR="796DE0E1" w:rsidRPr="00AE079A" w:rsidRDefault="796DE0E1" w:rsidP="796DE0E1">
      <w:pPr>
        <w:spacing w:before="60" w:after="0" w:line="360" w:lineRule="auto"/>
        <w:ind w:right="-20"/>
        <w:jc w:val="both"/>
      </w:pPr>
    </w:p>
    <w:p w14:paraId="4D9B16E9" w14:textId="0AF50BE5" w:rsidR="796DE0E1" w:rsidRPr="00AE079A" w:rsidRDefault="796DE0E1" w:rsidP="796DE0E1">
      <w:pPr>
        <w:spacing w:before="60" w:after="0" w:line="360" w:lineRule="auto"/>
        <w:ind w:right="-20"/>
        <w:jc w:val="both"/>
      </w:pPr>
    </w:p>
    <w:p w14:paraId="0F054370" w14:textId="395D22A9" w:rsidR="00426F77" w:rsidRPr="00AE079A" w:rsidRDefault="002B7855" w:rsidP="00426F77">
      <w:pPr>
        <w:pStyle w:val="Ttulo1"/>
        <w:rPr>
          <w:color w:val="auto"/>
        </w:rPr>
      </w:pPr>
      <w:bookmarkStart w:id="18" w:name="_Toc169293921"/>
      <w:r w:rsidRPr="00AE079A">
        <w:rPr>
          <w:color w:val="auto"/>
        </w:rPr>
        <w:lastRenderedPageBreak/>
        <w:t xml:space="preserve">6 </w:t>
      </w:r>
      <w:r w:rsidR="00426F77" w:rsidRPr="00AE079A">
        <w:rPr>
          <w:color w:val="auto"/>
        </w:rPr>
        <w:t>BANCO DE DADOS</w:t>
      </w:r>
      <w:bookmarkEnd w:id="18"/>
    </w:p>
    <w:p w14:paraId="57F8CA78" w14:textId="77777777" w:rsidR="00426F77" w:rsidRPr="00AE079A" w:rsidRDefault="00426F77" w:rsidP="00426F77">
      <w:r w:rsidRPr="00AE079A">
        <w:t>Modelagem</w:t>
      </w:r>
    </w:p>
    <w:p w14:paraId="086EDBE4" w14:textId="77777777" w:rsidR="003E4B3C" w:rsidRPr="00AE079A" w:rsidRDefault="003E4B3C" w:rsidP="00426F77"/>
    <w:p w14:paraId="4DAC2569" w14:textId="3B25D05D" w:rsidR="003E4B3C" w:rsidRPr="00AE079A" w:rsidRDefault="003E4B3C" w:rsidP="00417A22">
      <w:pPr>
        <w:spacing w:line="360" w:lineRule="auto"/>
        <w:jc w:val="center"/>
        <w:rPr>
          <w:rFonts w:ascii="Arial" w:hAnsi="Arial" w:cs="Arial"/>
        </w:rPr>
      </w:pPr>
      <w:r w:rsidRPr="00AE079A">
        <w:rPr>
          <w:rFonts w:ascii="Arial" w:hAnsi="Arial" w:cs="Arial"/>
          <w:b/>
          <w:bCs/>
        </w:rPr>
        <w:t xml:space="preserve">Figura </w:t>
      </w:r>
      <w:r w:rsidR="00593FC5" w:rsidRPr="00AE079A">
        <w:rPr>
          <w:rFonts w:ascii="Arial" w:hAnsi="Arial" w:cs="Arial"/>
          <w:b/>
          <w:bCs/>
        </w:rPr>
        <w:t>2</w:t>
      </w:r>
      <w:r w:rsidRPr="00AE079A">
        <w:rPr>
          <w:rFonts w:ascii="Arial" w:hAnsi="Arial" w:cs="Arial"/>
          <w:b/>
          <w:bCs/>
        </w:rPr>
        <w:t xml:space="preserve"> –</w:t>
      </w:r>
      <w:r w:rsidRPr="00AE079A">
        <w:rPr>
          <w:rFonts w:ascii="Arial" w:hAnsi="Arial" w:cs="Arial"/>
        </w:rPr>
        <w:t xml:space="preserve"> </w:t>
      </w:r>
      <w:r w:rsidR="00417A22" w:rsidRPr="00AE079A">
        <w:rPr>
          <w:rFonts w:ascii="Arial" w:hAnsi="Arial" w:cs="Arial"/>
        </w:rPr>
        <w:t>Modelagem do Banco de Dados</w:t>
      </w:r>
    </w:p>
    <w:p w14:paraId="7E7C52EE" w14:textId="2BDE907E" w:rsidR="00426F77" w:rsidRPr="00AE079A" w:rsidRDefault="005123EF" w:rsidP="00426F77">
      <w:pPr>
        <w:jc w:val="center"/>
      </w:pPr>
      <w:r w:rsidRPr="00AE079A">
        <w:rPr>
          <w:noProof/>
        </w:rPr>
        <w:drawing>
          <wp:inline distT="0" distB="0" distL="0" distR="0" wp14:anchorId="145A0865" wp14:editId="6DC8D2C2">
            <wp:extent cx="5400040" cy="4727575"/>
            <wp:effectExtent l="0" t="0" r="0" b="0"/>
            <wp:docPr id="185096013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0130" name="Imagem 1" descr="Diagrama&#10;&#10;Descrição gerada automaticamente"/>
                    <pic:cNvPicPr/>
                  </pic:nvPicPr>
                  <pic:blipFill>
                    <a:blip r:embed="rId16"/>
                    <a:stretch>
                      <a:fillRect/>
                    </a:stretch>
                  </pic:blipFill>
                  <pic:spPr>
                    <a:xfrm>
                      <a:off x="0" y="0"/>
                      <a:ext cx="5400040" cy="4727575"/>
                    </a:xfrm>
                    <a:prstGeom prst="rect">
                      <a:avLst/>
                    </a:prstGeom>
                  </pic:spPr>
                </pic:pic>
              </a:graphicData>
            </a:graphic>
          </wp:inline>
        </w:drawing>
      </w:r>
    </w:p>
    <w:p w14:paraId="02865F8A" w14:textId="77777777" w:rsidR="00426F77" w:rsidRPr="00AE079A" w:rsidRDefault="00426F77" w:rsidP="00426F77"/>
    <w:p w14:paraId="780BD3F9" w14:textId="7D90218B" w:rsidR="00426F77" w:rsidRPr="00AE079A" w:rsidRDefault="00426F77" w:rsidP="00C84B0F">
      <w:pPr>
        <w:ind w:firstLine="709"/>
        <w:jc w:val="both"/>
        <w:rPr>
          <w:rFonts w:ascii="Arial" w:hAnsi="Arial" w:cs="Arial"/>
        </w:rPr>
      </w:pPr>
      <w:r w:rsidRPr="00AE079A">
        <w:rPr>
          <w:rFonts w:ascii="Arial" w:hAnsi="Arial" w:cs="Arial"/>
        </w:rPr>
        <w:t>Tabela Usuário – designada para armazenar todos os dados básicos do nosso cliente que serão inseridos ao sistema, como nome, cpf, email, a senha que será validada conforme parâmetros do site.</w:t>
      </w:r>
    </w:p>
    <w:p w14:paraId="78CFE30E" w14:textId="77777777" w:rsidR="00426F77" w:rsidRPr="00AE079A" w:rsidRDefault="00426F77" w:rsidP="00426F77">
      <w:pPr>
        <w:jc w:val="both"/>
        <w:rPr>
          <w:rFonts w:ascii="Arial" w:hAnsi="Arial" w:cs="Arial"/>
        </w:rPr>
      </w:pPr>
    </w:p>
    <w:p w14:paraId="5A467AB5" w14:textId="23BDB395" w:rsidR="00426F77" w:rsidRPr="00AE079A" w:rsidRDefault="00426F77" w:rsidP="00C84B0F">
      <w:pPr>
        <w:ind w:firstLine="709"/>
        <w:jc w:val="both"/>
        <w:rPr>
          <w:rFonts w:ascii="Arial" w:hAnsi="Arial" w:cs="Arial"/>
        </w:rPr>
      </w:pPr>
      <w:r w:rsidRPr="00AE079A">
        <w:rPr>
          <w:rFonts w:ascii="Arial" w:hAnsi="Arial" w:cs="Arial"/>
        </w:rPr>
        <w:t xml:space="preserve">Tabela Endereço – designada para obter todas as informações do endereço do usuário, como logradouro, </w:t>
      </w:r>
      <w:r w:rsidR="008F22CF" w:rsidRPr="00AE079A">
        <w:rPr>
          <w:rFonts w:ascii="Arial" w:hAnsi="Arial" w:cs="Arial"/>
        </w:rPr>
        <w:t>número e site.</w:t>
      </w:r>
      <w:r w:rsidRPr="00AE079A">
        <w:rPr>
          <w:rFonts w:ascii="Arial" w:hAnsi="Arial" w:cs="Arial"/>
        </w:rPr>
        <w:t xml:space="preserve"> </w:t>
      </w:r>
    </w:p>
    <w:p w14:paraId="5CDE5DE0" w14:textId="77777777" w:rsidR="00426F77" w:rsidRPr="00AE079A" w:rsidRDefault="00426F77" w:rsidP="00426F77">
      <w:pPr>
        <w:jc w:val="both"/>
        <w:rPr>
          <w:rFonts w:ascii="Arial" w:hAnsi="Arial" w:cs="Arial"/>
        </w:rPr>
      </w:pPr>
    </w:p>
    <w:p w14:paraId="59C43855" w14:textId="13B6774F" w:rsidR="00426F77" w:rsidRPr="00AE079A" w:rsidRDefault="00426F77" w:rsidP="00493D9F">
      <w:pPr>
        <w:ind w:firstLine="709"/>
        <w:jc w:val="both"/>
        <w:rPr>
          <w:rFonts w:ascii="Arial" w:hAnsi="Arial" w:cs="Arial"/>
        </w:rPr>
      </w:pPr>
      <w:r w:rsidRPr="00AE079A">
        <w:rPr>
          <w:rFonts w:ascii="Arial" w:hAnsi="Arial" w:cs="Arial"/>
        </w:rPr>
        <w:t xml:space="preserve">Tabela Propriedade - designada para as informações que precisão ser obtidas do local </w:t>
      </w:r>
      <w:r w:rsidR="00F41209" w:rsidRPr="00AE079A">
        <w:rPr>
          <w:rFonts w:ascii="Arial" w:hAnsi="Arial" w:cs="Arial"/>
        </w:rPr>
        <w:t xml:space="preserve">dos </w:t>
      </w:r>
      <w:r w:rsidRPr="00AE079A">
        <w:rPr>
          <w:rFonts w:ascii="Arial" w:hAnsi="Arial" w:cs="Arial"/>
        </w:rPr>
        <w:t xml:space="preserve">silos, como por exemplo o nome da </w:t>
      </w:r>
      <w:r w:rsidR="00F41209" w:rsidRPr="00AE079A">
        <w:rPr>
          <w:rFonts w:ascii="Arial" w:hAnsi="Arial" w:cs="Arial"/>
        </w:rPr>
        <w:t>propriedade</w:t>
      </w:r>
      <w:r w:rsidRPr="00AE079A">
        <w:rPr>
          <w:rFonts w:ascii="Arial" w:hAnsi="Arial" w:cs="Arial"/>
        </w:rPr>
        <w:t xml:space="preserve">, que é o </w:t>
      </w:r>
      <w:r w:rsidRPr="00AE079A">
        <w:rPr>
          <w:rFonts w:ascii="Arial" w:hAnsi="Arial" w:cs="Arial"/>
        </w:rPr>
        <w:lastRenderedPageBreak/>
        <w:t xml:space="preserve">proprietário  </w:t>
      </w:r>
      <w:r w:rsidR="00A92B73" w:rsidRPr="00AE079A">
        <w:rPr>
          <w:rFonts w:ascii="Arial" w:hAnsi="Arial" w:cs="Arial"/>
        </w:rPr>
        <w:t xml:space="preserve">os dados </w:t>
      </w:r>
      <w:r w:rsidR="009A215E" w:rsidRPr="00AE079A">
        <w:rPr>
          <w:rFonts w:ascii="Arial" w:hAnsi="Arial" w:cs="Arial"/>
        </w:rPr>
        <w:t>dos endereços resgatados</w:t>
      </w:r>
      <w:r w:rsidR="004458AE" w:rsidRPr="00AE079A">
        <w:rPr>
          <w:rFonts w:ascii="Arial" w:hAnsi="Arial" w:cs="Arial"/>
        </w:rPr>
        <w:t xml:space="preserve"> da tabela endereço</w:t>
      </w:r>
      <w:r w:rsidRPr="00AE079A">
        <w:rPr>
          <w:rFonts w:ascii="Arial" w:hAnsi="Arial" w:cs="Arial"/>
        </w:rPr>
        <w:t xml:space="preserve"> para direcionar a localidade</w:t>
      </w:r>
      <w:r w:rsidR="004458AE" w:rsidRPr="00AE079A">
        <w:rPr>
          <w:rFonts w:ascii="Arial" w:hAnsi="Arial" w:cs="Arial"/>
        </w:rPr>
        <w:t xml:space="preserve"> e os dados da tabela usu</w:t>
      </w:r>
      <w:r w:rsidR="00F827EA" w:rsidRPr="00AE079A">
        <w:rPr>
          <w:rFonts w:ascii="Arial" w:hAnsi="Arial" w:cs="Arial"/>
        </w:rPr>
        <w:t>ário</w:t>
      </w:r>
      <w:r w:rsidRPr="00AE079A">
        <w:rPr>
          <w:rFonts w:ascii="Arial" w:hAnsi="Arial" w:cs="Arial"/>
        </w:rPr>
        <w:t>.</w:t>
      </w:r>
    </w:p>
    <w:p w14:paraId="6497E70B" w14:textId="77777777" w:rsidR="00426F77" w:rsidRPr="00AE079A" w:rsidRDefault="00426F77" w:rsidP="00493D9F">
      <w:pPr>
        <w:jc w:val="both"/>
        <w:rPr>
          <w:rFonts w:ascii="Arial" w:hAnsi="Arial" w:cs="Arial"/>
        </w:rPr>
      </w:pPr>
    </w:p>
    <w:p w14:paraId="328773D4" w14:textId="30EA1BB9" w:rsidR="00426F77" w:rsidRPr="00AE079A" w:rsidRDefault="00426F77" w:rsidP="00493D9F">
      <w:pPr>
        <w:ind w:firstLine="709"/>
        <w:jc w:val="both"/>
        <w:rPr>
          <w:rFonts w:ascii="Arial" w:hAnsi="Arial" w:cs="Arial"/>
        </w:rPr>
      </w:pPr>
      <w:r w:rsidRPr="00AE079A">
        <w:rPr>
          <w:rFonts w:ascii="Arial" w:hAnsi="Arial" w:cs="Arial"/>
        </w:rPr>
        <w:t>Tabela Silos – designada para possuirmos as informações do lugar onde aplicaremos os sensores, como o tipo, onde será possível confirmar se será possível atender o cliente (não atendemos todos os tipos de silos)</w:t>
      </w:r>
      <w:r w:rsidR="00A92B73" w:rsidRPr="00AE079A">
        <w:rPr>
          <w:rFonts w:ascii="Arial" w:hAnsi="Arial" w:cs="Arial"/>
        </w:rPr>
        <w:t xml:space="preserve">, e os parâmetros que </w:t>
      </w:r>
      <w:proofErr w:type="gramStart"/>
      <w:r w:rsidR="00A92B73" w:rsidRPr="00AE079A">
        <w:rPr>
          <w:rFonts w:ascii="Arial" w:hAnsi="Arial" w:cs="Arial"/>
        </w:rPr>
        <w:t>o mesmo</w:t>
      </w:r>
      <w:proofErr w:type="gramEnd"/>
      <w:r w:rsidR="00A92B73" w:rsidRPr="00AE079A">
        <w:rPr>
          <w:rFonts w:ascii="Arial" w:hAnsi="Arial" w:cs="Arial"/>
        </w:rPr>
        <w:t xml:space="preserve"> utiliza de temperatura e umidade mínima e máxima</w:t>
      </w:r>
      <w:r w:rsidR="004B1095" w:rsidRPr="00AE079A">
        <w:rPr>
          <w:rFonts w:ascii="Arial" w:hAnsi="Arial" w:cs="Arial"/>
        </w:rPr>
        <w:t xml:space="preserve">, </w:t>
      </w:r>
      <w:r w:rsidRPr="00AE079A">
        <w:rPr>
          <w:rFonts w:ascii="Arial" w:hAnsi="Arial" w:cs="Arial"/>
        </w:rPr>
        <w:t xml:space="preserve">além que em relacionamento com tabela propriedade </w:t>
      </w:r>
      <w:r w:rsidR="00BA2DEA" w:rsidRPr="00AE079A">
        <w:rPr>
          <w:rFonts w:ascii="Arial" w:hAnsi="Arial" w:cs="Arial"/>
        </w:rPr>
        <w:t xml:space="preserve">que </w:t>
      </w:r>
      <w:r w:rsidRPr="00AE079A">
        <w:rPr>
          <w:rFonts w:ascii="Arial" w:hAnsi="Arial" w:cs="Arial"/>
        </w:rPr>
        <w:t>informará</w:t>
      </w:r>
      <w:r w:rsidR="00BA2DEA" w:rsidRPr="00AE079A">
        <w:rPr>
          <w:rFonts w:ascii="Arial" w:hAnsi="Arial" w:cs="Arial"/>
        </w:rPr>
        <w:t xml:space="preserve"> </w:t>
      </w:r>
      <w:r w:rsidRPr="00AE079A">
        <w:rPr>
          <w:rFonts w:ascii="Arial" w:hAnsi="Arial" w:cs="Arial"/>
        </w:rPr>
        <w:t>exatamente</w:t>
      </w:r>
      <w:r w:rsidR="00EF5C04" w:rsidRPr="00AE079A">
        <w:rPr>
          <w:rFonts w:ascii="Arial" w:hAnsi="Arial" w:cs="Arial"/>
        </w:rPr>
        <w:t xml:space="preserve"> onde o silo pertence,</w:t>
      </w:r>
      <w:r w:rsidRPr="00AE079A">
        <w:rPr>
          <w:rFonts w:ascii="Arial" w:hAnsi="Arial" w:cs="Arial"/>
        </w:rPr>
        <w:t xml:space="preserve"> pois poderá haver mais de um silo p</w:t>
      </w:r>
      <w:r w:rsidR="003978E8" w:rsidRPr="00AE079A">
        <w:rPr>
          <w:rFonts w:ascii="Arial" w:hAnsi="Arial" w:cs="Arial"/>
        </w:rPr>
        <w:t>a</w:t>
      </w:r>
      <w:r w:rsidRPr="00AE079A">
        <w:rPr>
          <w:rFonts w:ascii="Arial" w:hAnsi="Arial" w:cs="Arial"/>
        </w:rPr>
        <w:t>ra uma mesma propriedade.</w:t>
      </w:r>
    </w:p>
    <w:p w14:paraId="117355E6" w14:textId="77777777" w:rsidR="00426F77" w:rsidRPr="00AE079A" w:rsidRDefault="00426F77" w:rsidP="00493D9F">
      <w:pPr>
        <w:jc w:val="both"/>
        <w:rPr>
          <w:rFonts w:ascii="Arial" w:hAnsi="Arial" w:cs="Arial"/>
        </w:rPr>
      </w:pPr>
    </w:p>
    <w:p w14:paraId="10B30FC8" w14:textId="6EC7049F" w:rsidR="00426F77" w:rsidRPr="00AE079A" w:rsidRDefault="00426F77" w:rsidP="00493D9F">
      <w:pPr>
        <w:ind w:firstLine="709"/>
        <w:jc w:val="both"/>
        <w:rPr>
          <w:rFonts w:ascii="Arial" w:hAnsi="Arial" w:cs="Arial"/>
        </w:rPr>
      </w:pPr>
      <w:r w:rsidRPr="00AE079A">
        <w:rPr>
          <w:rFonts w:ascii="Arial" w:hAnsi="Arial" w:cs="Arial"/>
        </w:rPr>
        <w:t>Tabela Sensor – designada</w:t>
      </w:r>
      <w:r w:rsidR="00493D9F" w:rsidRPr="00AE079A">
        <w:rPr>
          <w:rFonts w:ascii="Arial" w:hAnsi="Arial" w:cs="Arial"/>
        </w:rPr>
        <w:t xml:space="preserve"> para</w:t>
      </w:r>
      <w:r w:rsidRPr="00AE079A">
        <w:rPr>
          <w:rFonts w:ascii="Arial" w:hAnsi="Arial" w:cs="Arial"/>
        </w:rPr>
        <w:t xml:space="preserve"> identificação do sensor utilizado em determinado silo.</w:t>
      </w:r>
    </w:p>
    <w:p w14:paraId="5B835992" w14:textId="3EF48104" w:rsidR="00C935BA" w:rsidRPr="00AE079A" w:rsidRDefault="00C935BA" w:rsidP="00493D9F">
      <w:pPr>
        <w:jc w:val="both"/>
        <w:rPr>
          <w:rFonts w:ascii="Arial" w:hAnsi="Arial" w:cs="Arial"/>
        </w:rPr>
      </w:pPr>
    </w:p>
    <w:p w14:paraId="40711A1D" w14:textId="77777777" w:rsidR="00426F77" w:rsidRPr="00AE079A" w:rsidRDefault="00426F77" w:rsidP="00493D9F">
      <w:pPr>
        <w:ind w:firstLine="709"/>
        <w:jc w:val="both"/>
        <w:rPr>
          <w:rFonts w:ascii="Arial" w:hAnsi="Arial" w:cs="Arial"/>
        </w:rPr>
      </w:pPr>
      <w:r w:rsidRPr="00AE079A">
        <w:rPr>
          <w:rFonts w:ascii="Arial" w:hAnsi="Arial" w:cs="Arial"/>
        </w:rPr>
        <w:t>Tabela leitura Sensor – designada para a leitura da captura de dados dos sensores, e estará diretamente ligada a nossa Dashboard através de uma API.</w:t>
      </w:r>
    </w:p>
    <w:p w14:paraId="47759DF7" w14:textId="77777777" w:rsidR="00EE3B8D" w:rsidRPr="00AE079A" w:rsidRDefault="00EE3B8D" w:rsidP="00493D9F">
      <w:pPr>
        <w:ind w:firstLine="709"/>
        <w:jc w:val="both"/>
        <w:rPr>
          <w:rFonts w:ascii="Arial" w:hAnsi="Arial" w:cs="Arial"/>
        </w:rPr>
      </w:pPr>
    </w:p>
    <w:p w14:paraId="0B1941BB" w14:textId="356F43C0" w:rsidR="00EE3B8D" w:rsidRPr="00AE079A" w:rsidRDefault="00EE3B8D" w:rsidP="00EE3B8D">
      <w:pPr>
        <w:ind w:firstLine="709"/>
        <w:jc w:val="both"/>
        <w:rPr>
          <w:rFonts w:ascii="Arial" w:hAnsi="Arial" w:cs="Arial"/>
        </w:rPr>
      </w:pPr>
      <w:r w:rsidRPr="00AE079A">
        <w:rPr>
          <w:rFonts w:ascii="Arial" w:hAnsi="Arial" w:cs="Arial"/>
        </w:rPr>
        <w:t xml:space="preserve">Tabela Alerta – </w:t>
      </w:r>
      <w:r w:rsidR="00E74E49" w:rsidRPr="00AE079A">
        <w:rPr>
          <w:rFonts w:ascii="Arial" w:hAnsi="Arial" w:cs="Arial"/>
        </w:rPr>
        <w:t xml:space="preserve">Onde serão </w:t>
      </w:r>
      <w:r w:rsidR="00B51096" w:rsidRPr="00AE079A">
        <w:rPr>
          <w:rFonts w:ascii="Arial" w:hAnsi="Arial" w:cs="Arial"/>
        </w:rPr>
        <w:t>registradas</w:t>
      </w:r>
      <w:r w:rsidR="00E74E49" w:rsidRPr="00AE079A">
        <w:rPr>
          <w:rFonts w:ascii="Arial" w:hAnsi="Arial" w:cs="Arial"/>
        </w:rPr>
        <w:t xml:space="preserve"> as temperaturas a e umidades que ultrapassaram os </w:t>
      </w:r>
      <w:r w:rsidR="00E1644B" w:rsidRPr="00AE079A">
        <w:rPr>
          <w:rFonts w:ascii="Arial" w:hAnsi="Arial" w:cs="Arial"/>
        </w:rPr>
        <w:t>parâmetros</w:t>
      </w:r>
      <w:r w:rsidR="00E74E49" w:rsidRPr="00AE079A">
        <w:rPr>
          <w:rFonts w:ascii="Arial" w:hAnsi="Arial" w:cs="Arial"/>
        </w:rPr>
        <w:t xml:space="preserve"> estabelecidos</w:t>
      </w:r>
      <w:r w:rsidR="00B51096" w:rsidRPr="00AE079A">
        <w:rPr>
          <w:rFonts w:ascii="Arial" w:hAnsi="Arial" w:cs="Arial"/>
        </w:rPr>
        <w:t xml:space="preserve">, tanto quanto estiverem em alerta vermelho, quanto estiverem em alerta amarelo. </w:t>
      </w:r>
    </w:p>
    <w:p w14:paraId="7407BAF6" w14:textId="77777777" w:rsidR="00EE3B8D" w:rsidRPr="00AE079A" w:rsidRDefault="00EE3B8D" w:rsidP="00493D9F">
      <w:pPr>
        <w:ind w:firstLine="709"/>
        <w:jc w:val="both"/>
        <w:rPr>
          <w:rFonts w:ascii="Arial" w:hAnsi="Arial" w:cs="Arial"/>
        </w:rPr>
      </w:pPr>
    </w:p>
    <w:p w14:paraId="31B1C0BE" w14:textId="77777777" w:rsidR="00701407" w:rsidRPr="00AE079A" w:rsidRDefault="00701407" w:rsidP="00701407"/>
    <w:p w14:paraId="0CF0D58F" w14:textId="77777777" w:rsidR="009A215E" w:rsidRPr="00AE079A" w:rsidRDefault="009A215E" w:rsidP="00701407"/>
    <w:p w14:paraId="6B1FE5FB" w14:textId="77777777" w:rsidR="009A215E" w:rsidRPr="00AE079A" w:rsidRDefault="009A215E" w:rsidP="00701407"/>
    <w:p w14:paraId="7F030A82" w14:textId="77777777" w:rsidR="009A215E" w:rsidRPr="00AE079A" w:rsidRDefault="009A215E" w:rsidP="00701407"/>
    <w:p w14:paraId="3774E553" w14:textId="77777777" w:rsidR="009A215E" w:rsidRPr="00AE079A" w:rsidRDefault="009A215E" w:rsidP="00701407"/>
    <w:p w14:paraId="6633DDE7" w14:textId="77777777" w:rsidR="009A215E" w:rsidRPr="00AE079A" w:rsidRDefault="009A215E" w:rsidP="00701407"/>
    <w:p w14:paraId="7471F2F2" w14:textId="77777777" w:rsidR="009A215E" w:rsidRPr="00AE079A" w:rsidRDefault="009A215E" w:rsidP="00701407"/>
    <w:p w14:paraId="657B1A4D" w14:textId="77777777" w:rsidR="009A215E" w:rsidRPr="00AE079A" w:rsidRDefault="009A215E" w:rsidP="00701407"/>
    <w:p w14:paraId="182E56AC" w14:textId="77777777" w:rsidR="00701407" w:rsidRPr="00AE079A" w:rsidRDefault="00701407" w:rsidP="00701407"/>
    <w:p w14:paraId="1154180B" w14:textId="1D63F950" w:rsidR="00AC7926" w:rsidRPr="00AE079A" w:rsidRDefault="008A3FCC" w:rsidP="00AC7926">
      <w:pPr>
        <w:pStyle w:val="Ttulo1"/>
        <w:rPr>
          <w:color w:val="auto"/>
        </w:rPr>
      </w:pPr>
      <w:bookmarkStart w:id="19" w:name="_Toc169293922"/>
      <w:r w:rsidRPr="00AE079A">
        <w:rPr>
          <w:color w:val="auto"/>
        </w:rPr>
        <w:lastRenderedPageBreak/>
        <w:t xml:space="preserve">7 </w:t>
      </w:r>
      <w:r w:rsidR="00AC7926" w:rsidRPr="00AE079A">
        <w:rPr>
          <w:color w:val="auto"/>
        </w:rPr>
        <w:t xml:space="preserve">SITE </w:t>
      </w:r>
      <w:r w:rsidR="00FE5417" w:rsidRPr="00AE079A">
        <w:rPr>
          <w:color w:val="auto"/>
        </w:rPr>
        <w:t>INSTITUCIONAL</w:t>
      </w:r>
      <w:bookmarkEnd w:id="19"/>
    </w:p>
    <w:p w14:paraId="188818D5" w14:textId="3050F19B" w:rsidR="00FE5417" w:rsidRPr="00AE079A" w:rsidRDefault="00D95CDC" w:rsidP="00D95CDC">
      <w:pPr>
        <w:pStyle w:val="Ttulo2"/>
      </w:pPr>
      <w:bookmarkStart w:id="20" w:name="_Toc169293923"/>
      <w:r w:rsidRPr="00AE079A">
        <w:t xml:space="preserve">7.1 </w:t>
      </w:r>
      <w:r w:rsidR="000D6B4A" w:rsidRPr="00AE079A">
        <w:t>Home</w:t>
      </w:r>
      <w:bookmarkEnd w:id="20"/>
      <w:r w:rsidR="00FE5417" w:rsidRPr="00AE079A">
        <w:t xml:space="preserve"> </w:t>
      </w:r>
    </w:p>
    <w:p w14:paraId="6CE8A578" w14:textId="7ECC9050" w:rsidR="7DDEF7CB" w:rsidRPr="00AE079A" w:rsidRDefault="7DDEF7CB" w:rsidP="00062F85">
      <w:pPr>
        <w:ind w:firstLine="709"/>
        <w:jc w:val="both"/>
        <w:rPr>
          <w:rFonts w:ascii="Arial" w:eastAsia="Arial" w:hAnsi="Arial" w:cs="Arial"/>
        </w:rPr>
      </w:pPr>
      <w:r w:rsidRPr="00AE079A">
        <w:rPr>
          <w:rFonts w:ascii="Arial" w:eastAsia="Arial" w:hAnsi="Arial" w:cs="Arial"/>
        </w:rPr>
        <w:t xml:space="preserve">A </w:t>
      </w:r>
      <w:r w:rsidR="37A16197" w:rsidRPr="00AE079A">
        <w:rPr>
          <w:rFonts w:ascii="Arial" w:eastAsia="Arial" w:hAnsi="Arial" w:cs="Arial"/>
        </w:rPr>
        <w:t>H</w:t>
      </w:r>
      <w:r w:rsidRPr="00AE079A">
        <w:rPr>
          <w:rFonts w:ascii="Arial" w:eastAsia="Arial" w:hAnsi="Arial" w:cs="Arial"/>
        </w:rPr>
        <w:t xml:space="preserve">ome é a apresentação do nosso site com o </w:t>
      </w:r>
      <w:r w:rsidR="30BAD6C5" w:rsidRPr="00AE079A">
        <w:rPr>
          <w:rFonts w:ascii="Arial" w:eastAsia="Arial" w:hAnsi="Arial" w:cs="Arial"/>
        </w:rPr>
        <w:t>foco</w:t>
      </w:r>
      <w:r w:rsidR="712A2725" w:rsidRPr="00AE079A">
        <w:rPr>
          <w:rFonts w:ascii="Arial" w:eastAsia="Arial" w:hAnsi="Arial" w:cs="Arial"/>
        </w:rPr>
        <w:t xml:space="preserve"> </w:t>
      </w:r>
      <w:r w:rsidR="138BD65E" w:rsidRPr="00AE079A">
        <w:rPr>
          <w:rFonts w:ascii="Arial" w:eastAsia="Arial" w:hAnsi="Arial" w:cs="Arial"/>
        </w:rPr>
        <w:t xml:space="preserve">introduzir de forma objetiva </w:t>
      </w:r>
      <w:r w:rsidR="51D8F599" w:rsidRPr="00AE079A">
        <w:rPr>
          <w:rFonts w:ascii="Arial" w:eastAsia="Arial" w:hAnsi="Arial" w:cs="Arial"/>
        </w:rPr>
        <w:t xml:space="preserve">o </w:t>
      </w:r>
      <w:r w:rsidRPr="00AE079A">
        <w:rPr>
          <w:rFonts w:ascii="Arial" w:eastAsia="Arial" w:hAnsi="Arial" w:cs="Arial"/>
        </w:rPr>
        <w:t xml:space="preserve">cliente </w:t>
      </w:r>
      <w:r w:rsidR="33BEE5B2" w:rsidRPr="00AE079A">
        <w:rPr>
          <w:rFonts w:ascii="Arial" w:eastAsia="Arial" w:hAnsi="Arial" w:cs="Arial"/>
        </w:rPr>
        <w:t>a nossa proposta</w:t>
      </w:r>
      <w:r w:rsidR="3A5FA965" w:rsidRPr="00AE079A">
        <w:rPr>
          <w:rFonts w:ascii="Arial" w:eastAsia="Arial" w:hAnsi="Arial" w:cs="Arial"/>
        </w:rPr>
        <w:t>, contendo a logo 7sojas e um botão para conhecer nosso projeto.</w:t>
      </w:r>
      <w:r w:rsidR="00024FD2">
        <w:rPr>
          <w:rFonts w:ascii="Arial" w:eastAsia="Arial" w:hAnsi="Arial" w:cs="Arial"/>
        </w:rPr>
        <w:t xml:space="preserve"> Juntamente </w:t>
      </w:r>
      <w:r w:rsidR="006736D8">
        <w:rPr>
          <w:rFonts w:ascii="Arial" w:eastAsia="Arial" w:hAnsi="Arial" w:cs="Arial"/>
        </w:rPr>
        <w:t>com uma navbar fixa</w:t>
      </w:r>
      <w:r w:rsidR="00A90E01">
        <w:rPr>
          <w:rFonts w:ascii="Arial" w:eastAsia="Arial" w:hAnsi="Arial" w:cs="Arial"/>
        </w:rPr>
        <w:t xml:space="preserve">, que linka sessões da one </w:t>
      </w:r>
      <w:proofErr w:type="spellStart"/>
      <w:r w:rsidR="00A90E01">
        <w:rPr>
          <w:rFonts w:ascii="Arial" w:eastAsia="Arial" w:hAnsi="Arial" w:cs="Arial"/>
        </w:rPr>
        <w:t>page</w:t>
      </w:r>
      <w:proofErr w:type="spellEnd"/>
      <w:r w:rsidR="005A15D6">
        <w:rPr>
          <w:rFonts w:ascii="Arial" w:eastAsia="Arial" w:hAnsi="Arial" w:cs="Arial"/>
        </w:rPr>
        <w:t>,</w:t>
      </w:r>
      <w:r w:rsidR="00A90E01">
        <w:rPr>
          <w:rFonts w:ascii="Arial" w:eastAsia="Arial" w:hAnsi="Arial" w:cs="Arial"/>
        </w:rPr>
        <w:t xml:space="preserve"> ao cadastro/login</w:t>
      </w:r>
      <w:r w:rsidR="005A15D6">
        <w:rPr>
          <w:rFonts w:ascii="Arial" w:eastAsia="Arial" w:hAnsi="Arial" w:cs="Arial"/>
        </w:rPr>
        <w:t xml:space="preserve">, e no botão “?” </w:t>
      </w:r>
      <w:r w:rsidR="00FE3992">
        <w:rPr>
          <w:rFonts w:ascii="Arial" w:eastAsia="Arial" w:hAnsi="Arial" w:cs="Arial"/>
        </w:rPr>
        <w:t xml:space="preserve">que abre o manual de instalação </w:t>
      </w:r>
      <w:r w:rsidR="00067803">
        <w:rPr>
          <w:rFonts w:ascii="Arial" w:eastAsia="Arial" w:hAnsi="Arial" w:cs="Arial"/>
        </w:rPr>
        <w:t>7SOJAS</w:t>
      </w:r>
      <w:r w:rsidR="00062F85">
        <w:rPr>
          <w:rFonts w:ascii="Arial" w:eastAsia="Arial" w:hAnsi="Arial" w:cs="Arial"/>
        </w:rPr>
        <w:t>.</w:t>
      </w:r>
      <w:r w:rsidR="003D4837">
        <w:rPr>
          <w:rFonts w:ascii="Arial" w:eastAsia="Arial" w:hAnsi="Arial" w:cs="Arial"/>
        </w:rPr>
        <w:t xml:space="preserve"> </w:t>
      </w:r>
    </w:p>
    <w:p w14:paraId="3E38F2D8" w14:textId="77777777" w:rsidR="00714B2D" w:rsidRPr="00AE079A" w:rsidRDefault="00714B2D" w:rsidP="529DD263">
      <w:pPr>
        <w:rPr>
          <w:rFonts w:ascii="Arial" w:eastAsia="Arial" w:hAnsi="Arial" w:cs="Arial"/>
        </w:rPr>
      </w:pPr>
    </w:p>
    <w:p w14:paraId="23E865DD" w14:textId="685FB1D6" w:rsidR="00714B2D" w:rsidRPr="00AE079A" w:rsidRDefault="00714B2D" w:rsidP="00714B2D">
      <w:pPr>
        <w:spacing w:line="360" w:lineRule="auto"/>
        <w:jc w:val="center"/>
        <w:rPr>
          <w:rFonts w:ascii="Arial" w:hAnsi="Arial" w:cs="Arial"/>
        </w:rPr>
      </w:pPr>
      <w:r w:rsidRPr="00AE079A">
        <w:rPr>
          <w:rFonts w:ascii="Arial" w:hAnsi="Arial" w:cs="Arial"/>
          <w:b/>
          <w:bCs/>
        </w:rPr>
        <w:t xml:space="preserve">Figura  </w:t>
      </w:r>
      <w:r w:rsidR="00617D5A" w:rsidRPr="00AE079A">
        <w:rPr>
          <w:rFonts w:ascii="Arial" w:hAnsi="Arial" w:cs="Arial"/>
          <w:b/>
          <w:bCs/>
        </w:rPr>
        <w:t xml:space="preserve">3 </w:t>
      </w:r>
      <w:r w:rsidRPr="00AE079A">
        <w:rPr>
          <w:rFonts w:ascii="Arial" w:hAnsi="Arial" w:cs="Arial"/>
          <w:b/>
          <w:bCs/>
        </w:rPr>
        <w:t>–</w:t>
      </w:r>
      <w:r w:rsidR="00C22012" w:rsidRPr="00AE079A">
        <w:rPr>
          <w:rFonts w:ascii="Arial" w:hAnsi="Arial" w:cs="Arial"/>
          <w:b/>
          <w:bCs/>
        </w:rPr>
        <w:t xml:space="preserve"> </w:t>
      </w:r>
      <w:r w:rsidR="00C22012" w:rsidRPr="00AE079A">
        <w:rPr>
          <w:rFonts w:ascii="Arial" w:hAnsi="Arial" w:cs="Arial"/>
        </w:rPr>
        <w:t>Home da onepage</w:t>
      </w:r>
    </w:p>
    <w:p w14:paraId="7BC7AFA7" w14:textId="013DBC38" w:rsidR="0073167D" w:rsidRDefault="002D016F" w:rsidP="00DE6135">
      <w:pPr>
        <w:jc w:val="center"/>
      </w:pPr>
      <w:r w:rsidRPr="002D016F">
        <w:drawing>
          <wp:inline distT="0" distB="0" distL="0" distR="0" wp14:anchorId="386A5D27" wp14:editId="30F342C5">
            <wp:extent cx="5400040" cy="2490470"/>
            <wp:effectExtent l="0" t="0" r="0" b="5080"/>
            <wp:docPr id="1004126473" name="Imagem 1" descr="Uma imagem contendo pessoa, segurando, bolo,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6473" name="Imagem 1" descr="Uma imagem contendo pessoa, segurando, bolo, mão&#10;&#10;Descrição gerada automaticamente"/>
                    <pic:cNvPicPr/>
                  </pic:nvPicPr>
                  <pic:blipFill>
                    <a:blip r:embed="rId17"/>
                    <a:stretch>
                      <a:fillRect/>
                    </a:stretch>
                  </pic:blipFill>
                  <pic:spPr>
                    <a:xfrm>
                      <a:off x="0" y="0"/>
                      <a:ext cx="5400040" cy="2490470"/>
                    </a:xfrm>
                    <a:prstGeom prst="rect">
                      <a:avLst/>
                    </a:prstGeom>
                  </pic:spPr>
                </pic:pic>
              </a:graphicData>
            </a:graphic>
          </wp:inline>
        </w:drawing>
      </w:r>
    </w:p>
    <w:p w14:paraId="22251356" w14:textId="2C4A2B2D" w:rsidR="00062F85" w:rsidRDefault="00062F85" w:rsidP="00DE6135">
      <w:pPr>
        <w:jc w:val="center"/>
      </w:pPr>
    </w:p>
    <w:p w14:paraId="4A92FABE" w14:textId="77777777" w:rsidR="00546A44" w:rsidRDefault="00655181" w:rsidP="00655181">
      <w:pPr>
        <w:jc w:val="center"/>
      </w:pPr>
      <w:r>
        <w:t xml:space="preserve">*Link do manual de instalação: </w:t>
      </w:r>
    </w:p>
    <w:p w14:paraId="20444F2F" w14:textId="2A1BA626" w:rsidR="00062F85" w:rsidRDefault="001C5C5A" w:rsidP="00655181">
      <w:pPr>
        <w:jc w:val="center"/>
        <w:rPr>
          <w:rFonts w:ascii="Arial" w:eastAsia="Arial" w:hAnsi="Arial" w:cs="Arial"/>
        </w:rPr>
      </w:pPr>
      <w:r>
        <w:object w:dxaOrig="5077" w:dyaOrig="816" w14:anchorId="247F7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41pt" o:ole="" o:bordertopcolor="this" o:borderleftcolor="this" o:borderbottomcolor="this" o:borderrightcolor="this" filled="t" fillcolor="#84e290 [1302]">
            <v:imagedata r:id="rId18" o:title="" blacklevel="-.5"/>
            <w10:bordertop type="single" width="24"/>
            <w10:borderleft type="single" width="24"/>
            <w10:borderbottom type="single" width="24"/>
            <w10:borderright type="single" width="24"/>
          </v:shape>
          <o:OLEObject Type="Embed" ProgID="Package" ShapeID="_x0000_i1025" DrawAspect="Content" ObjectID="_1779906899" r:id="rId19"/>
        </w:object>
      </w:r>
    </w:p>
    <w:p w14:paraId="06A45415" w14:textId="551AB704" w:rsidR="007902AF" w:rsidRDefault="007902AF" w:rsidP="00655181">
      <w:pPr>
        <w:jc w:val="center"/>
      </w:pPr>
    </w:p>
    <w:p w14:paraId="15AD71EE" w14:textId="77777777" w:rsidR="00062F85" w:rsidRPr="00AE079A" w:rsidRDefault="00062F85" w:rsidP="00DE6135">
      <w:pPr>
        <w:jc w:val="center"/>
      </w:pPr>
    </w:p>
    <w:p w14:paraId="441FEF34" w14:textId="5B408427" w:rsidR="00D95CDC" w:rsidRPr="00AE079A" w:rsidRDefault="00D95CDC" w:rsidP="529DD263">
      <w:pPr>
        <w:rPr>
          <w:rFonts w:ascii="Arial" w:eastAsia="Arial" w:hAnsi="Arial" w:cs="Arial"/>
          <w:b/>
          <w:bCs/>
        </w:rPr>
      </w:pPr>
    </w:p>
    <w:p w14:paraId="4E89E52E" w14:textId="2E9C51B6" w:rsidR="0073167D" w:rsidRPr="00AE079A" w:rsidRDefault="00D95CDC" w:rsidP="00770170">
      <w:pPr>
        <w:pStyle w:val="Ttulo2"/>
      </w:pPr>
      <w:bookmarkStart w:id="21" w:name="_Toc169293924"/>
      <w:r w:rsidRPr="00AE079A">
        <w:t>7.2</w:t>
      </w:r>
      <w:r w:rsidR="00770170" w:rsidRPr="00AE079A">
        <w:t xml:space="preserve"> </w:t>
      </w:r>
      <w:r w:rsidR="0023718F" w:rsidRPr="00AE079A">
        <w:t>Sobre</w:t>
      </w:r>
      <w:bookmarkEnd w:id="21"/>
    </w:p>
    <w:p w14:paraId="2A97C4A7" w14:textId="5AC65C6E" w:rsidR="0073167D" w:rsidRPr="00AE079A" w:rsidRDefault="31A1613A" w:rsidP="00C84B0F">
      <w:pPr>
        <w:spacing w:line="360" w:lineRule="auto"/>
        <w:ind w:firstLine="709"/>
        <w:jc w:val="both"/>
        <w:rPr>
          <w:rFonts w:ascii="Arial" w:eastAsia="Arial" w:hAnsi="Arial" w:cs="Arial"/>
        </w:rPr>
      </w:pPr>
      <w:r w:rsidRPr="00AE079A">
        <w:rPr>
          <w:rFonts w:ascii="Arial" w:eastAsia="Arial" w:hAnsi="Arial" w:cs="Arial"/>
        </w:rPr>
        <w:t>Na seção 'Sobre' do nosso site, contamos a história do 7Sojas, compartilhamos nossa missão e explicamos como nosso produto pode ajudar os clientes a alcançar resultados extraordinários. Queremos que nossos clientes se sintam totalmente confiantes em nossa proposta, entendendo nosso compromisso e como nossa solução pode ser uma vantagem real para eles.</w:t>
      </w:r>
    </w:p>
    <w:p w14:paraId="629762B9" w14:textId="77777777" w:rsidR="00080F96" w:rsidRPr="00AE079A" w:rsidRDefault="00080F96" w:rsidP="003B1DEA">
      <w:pPr>
        <w:spacing w:line="360" w:lineRule="auto"/>
        <w:jc w:val="both"/>
        <w:rPr>
          <w:rFonts w:ascii="Arial" w:eastAsia="Arial" w:hAnsi="Arial" w:cs="Arial"/>
        </w:rPr>
      </w:pPr>
    </w:p>
    <w:p w14:paraId="1751310D" w14:textId="77777777" w:rsidR="0084001B" w:rsidRPr="00AE079A" w:rsidRDefault="0084001B" w:rsidP="00C84B0F">
      <w:pPr>
        <w:spacing w:line="360" w:lineRule="auto"/>
        <w:ind w:firstLine="709"/>
        <w:jc w:val="both"/>
        <w:rPr>
          <w:rFonts w:ascii="Arial" w:eastAsia="Arial" w:hAnsi="Arial" w:cs="Arial"/>
        </w:rPr>
      </w:pPr>
    </w:p>
    <w:p w14:paraId="25665C05" w14:textId="33F28FAA" w:rsidR="0073167D" w:rsidRPr="00AE079A" w:rsidRDefault="00714B2D" w:rsidP="0084001B">
      <w:pPr>
        <w:spacing w:line="360" w:lineRule="auto"/>
        <w:jc w:val="center"/>
        <w:rPr>
          <w:rFonts w:ascii="Arial" w:hAnsi="Arial" w:cs="Arial"/>
        </w:rPr>
      </w:pPr>
      <w:r w:rsidRPr="00AE079A">
        <w:rPr>
          <w:rFonts w:ascii="Arial" w:hAnsi="Arial" w:cs="Arial"/>
          <w:b/>
          <w:bCs/>
        </w:rPr>
        <w:t xml:space="preserve">Figura </w:t>
      </w:r>
      <w:r w:rsidR="00617D5A" w:rsidRPr="00AE079A">
        <w:rPr>
          <w:rFonts w:ascii="Arial" w:hAnsi="Arial" w:cs="Arial"/>
          <w:b/>
          <w:bCs/>
        </w:rPr>
        <w:t>4</w:t>
      </w:r>
      <w:r w:rsidRPr="00AE079A">
        <w:rPr>
          <w:rFonts w:ascii="Arial" w:hAnsi="Arial" w:cs="Arial"/>
          <w:b/>
          <w:bCs/>
        </w:rPr>
        <w:t xml:space="preserve"> –</w:t>
      </w:r>
      <w:r w:rsidRPr="00AE079A">
        <w:rPr>
          <w:rFonts w:ascii="Arial" w:hAnsi="Arial" w:cs="Arial"/>
        </w:rPr>
        <w:t xml:space="preserve"> </w:t>
      </w:r>
      <w:r w:rsidR="00C22012" w:rsidRPr="00AE079A">
        <w:rPr>
          <w:rFonts w:ascii="Arial" w:hAnsi="Arial" w:cs="Arial"/>
        </w:rPr>
        <w:t xml:space="preserve">Tela </w:t>
      </w:r>
      <w:r w:rsidR="0084001B" w:rsidRPr="00AE079A">
        <w:rPr>
          <w:rFonts w:ascii="Arial" w:hAnsi="Arial" w:cs="Arial"/>
        </w:rPr>
        <w:t>sobre</w:t>
      </w:r>
      <w:r w:rsidR="00C22012" w:rsidRPr="00AE079A">
        <w:rPr>
          <w:rFonts w:ascii="Arial" w:hAnsi="Arial" w:cs="Arial"/>
        </w:rPr>
        <w:t xml:space="preserve"> nós </w:t>
      </w:r>
      <w:r w:rsidR="00925F52" w:rsidRPr="00AE079A">
        <w:rPr>
          <w:rFonts w:ascii="Arial" w:hAnsi="Arial" w:cs="Arial"/>
        </w:rPr>
        <w:t>da onepage</w:t>
      </w:r>
    </w:p>
    <w:p w14:paraId="15A51131" w14:textId="0009BEEE" w:rsidR="0073167D" w:rsidRPr="00AE079A" w:rsidRDefault="0005270C" w:rsidP="00DE6135">
      <w:pPr>
        <w:jc w:val="center"/>
      </w:pPr>
      <w:r w:rsidRPr="00AE079A">
        <w:rPr>
          <w:noProof/>
        </w:rPr>
        <w:drawing>
          <wp:inline distT="0" distB="0" distL="0" distR="0" wp14:anchorId="3A454CFE" wp14:editId="7BB66A1D">
            <wp:extent cx="4832956" cy="2527300"/>
            <wp:effectExtent l="0" t="0" r="6350" b="6350"/>
            <wp:docPr id="1359356139"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0">
                      <a:extLst>
                        <a:ext uri="{28A0092B-C50C-407E-A947-70E740481C1C}">
                          <a14:useLocalDpi xmlns:a14="http://schemas.microsoft.com/office/drawing/2010/main" val="0"/>
                        </a:ext>
                      </a:extLst>
                    </a:blip>
                    <a:stretch>
                      <a:fillRect/>
                    </a:stretch>
                  </pic:blipFill>
                  <pic:spPr>
                    <a:xfrm>
                      <a:off x="0" y="0"/>
                      <a:ext cx="4835123" cy="2528433"/>
                    </a:xfrm>
                    <a:prstGeom prst="rect">
                      <a:avLst/>
                    </a:prstGeom>
                  </pic:spPr>
                </pic:pic>
              </a:graphicData>
            </a:graphic>
          </wp:inline>
        </w:drawing>
      </w:r>
    </w:p>
    <w:p w14:paraId="7FA44691" w14:textId="77777777" w:rsidR="001A3D99" w:rsidRPr="00AE079A" w:rsidRDefault="001A3D99" w:rsidP="00C849F8">
      <w:pPr>
        <w:pStyle w:val="Ttulo2"/>
      </w:pPr>
    </w:p>
    <w:p w14:paraId="75319895" w14:textId="0DCA6D75" w:rsidR="0073167D" w:rsidRPr="00AE079A" w:rsidRDefault="001A3D99" w:rsidP="00C849F8">
      <w:pPr>
        <w:pStyle w:val="Ttulo2"/>
      </w:pPr>
      <w:bookmarkStart w:id="22" w:name="_Toc169293925"/>
      <w:r w:rsidRPr="00AE079A">
        <w:t>7.3 Sensores</w:t>
      </w:r>
      <w:bookmarkEnd w:id="22"/>
    </w:p>
    <w:p w14:paraId="68AF5B0C" w14:textId="410C04A9" w:rsidR="7046466B" w:rsidRPr="00AE079A" w:rsidRDefault="7046466B" w:rsidP="00C84B0F">
      <w:pPr>
        <w:ind w:firstLine="709"/>
        <w:rPr>
          <w:rFonts w:ascii="Arial" w:eastAsia="Arial" w:hAnsi="Arial" w:cs="Arial"/>
        </w:rPr>
      </w:pPr>
      <w:r w:rsidRPr="00AE079A">
        <w:rPr>
          <w:rFonts w:ascii="Arial" w:eastAsia="Arial" w:hAnsi="Arial" w:cs="Arial"/>
        </w:rPr>
        <w:t>Na seção de sensores mostramos ao nosso cliente o</w:t>
      </w:r>
      <w:r w:rsidR="5AE07FC4" w:rsidRPr="00AE079A">
        <w:rPr>
          <w:rFonts w:ascii="Arial" w:eastAsia="Arial" w:hAnsi="Arial" w:cs="Arial"/>
        </w:rPr>
        <w:t xml:space="preserve"> </w:t>
      </w:r>
      <w:r w:rsidR="7EBA3BD0" w:rsidRPr="00AE079A">
        <w:rPr>
          <w:rFonts w:ascii="Arial" w:eastAsia="Arial" w:hAnsi="Arial" w:cs="Arial"/>
        </w:rPr>
        <w:t>Arduino</w:t>
      </w:r>
      <w:r w:rsidR="5AE07FC4" w:rsidRPr="00AE079A">
        <w:rPr>
          <w:rFonts w:ascii="Arial" w:eastAsia="Arial" w:hAnsi="Arial" w:cs="Arial"/>
        </w:rPr>
        <w:t xml:space="preserve"> e os</w:t>
      </w:r>
      <w:r w:rsidRPr="00AE079A">
        <w:rPr>
          <w:rFonts w:ascii="Arial" w:eastAsia="Arial" w:hAnsi="Arial" w:cs="Arial"/>
        </w:rPr>
        <w:t xml:space="preserve"> sensores </w:t>
      </w:r>
      <w:r w:rsidR="0A103BAB" w:rsidRPr="00AE079A">
        <w:rPr>
          <w:rFonts w:ascii="Arial" w:eastAsia="Arial" w:hAnsi="Arial" w:cs="Arial"/>
        </w:rPr>
        <w:t xml:space="preserve">de temperatura e umidade que são </w:t>
      </w:r>
      <w:r w:rsidRPr="00AE079A">
        <w:rPr>
          <w:rFonts w:ascii="Arial" w:eastAsia="Arial" w:hAnsi="Arial" w:cs="Arial"/>
        </w:rPr>
        <w:t xml:space="preserve">utilizados para o </w:t>
      </w:r>
      <w:r w:rsidR="1C3B9A93" w:rsidRPr="00AE079A">
        <w:rPr>
          <w:rFonts w:ascii="Arial" w:eastAsia="Arial" w:hAnsi="Arial" w:cs="Arial"/>
        </w:rPr>
        <w:t>monitoramento do silo</w:t>
      </w:r>
      <w:r w:rsidR="44DE098D" w:rsidRPr="00AE079A">
        <w:rPr>
          <w:rFonts w:ascii="Arial" w:eastAsia="Arial" w:hAnsi="Arial" w:cs="Arial"/>
        </w:rPr>
        <w:t>.</w:t>
      </w:r>
    </w:p>
    <w:p w14:paraId="0C73C142" w14:textId="7F14ADAB" w:rsidR="529DD263" w:rsidRPr="00AE079A" w:rsidRDefault="529DD263" w:rsidP="529DD263">
      <w:pPr>
        <w:rPr>
          <w:rFonts w:ascii="Arial" w:eastAsia="Arial" w:hAnsi="Arial" w:cs="Arial"/>
          <w:b/>
          <w:bCs/>
        </w:rPr>
      </w:pPr>
    </w:p>
    <w:p w14:paraId="2D2220BE" w14:textId="165017B1" w:rsidR="003F6ACF" w:rsidRPr="00AE079A" w:rsidRDefault="003F6ACF" w:rsidP="003F6ACF">
      <w:pPr>
        <w:spacing w:line="360" w:lineRule="auto"/>
        <w:jc w:val="center"/>
        <w:rPr>
          <w:rFonts w:ascii="Arial" w:hAnsi="Arial" w:cs="Arial"/>
        </w:rPr>
      </w:pPr>
      <w:r w:rsidRPr="00AE079A">
        <w:rPr>
          <w:rFonts w:ascii="Arial" w:hAnsi="Arial" w:cs="Arial"/>
          <w:b/>
          <w:bCs/>
        </w:rPr>
        <w:t xml:space="preserve">Figura </w:t>
      </w:r>
      <w:r w:rsidR="00617D5A" w:rsidRPr="00AE079A">
        <w:rPr>
          <w:rFonts w:ascii="Arial" w:hAnsi="Arial" w:cs="Arial"/>
          <w:b/>
          <w:bCs/>
        </w:rPr>
        <w:t>5</w:t>
      </w:r>
      <w:r w:rsidRPr="00AE079A">
        <w:rPr>
          <w:rFonts w:ascii="Arial" w:hAnsi="Arial" w:cs="Arial"/>
          <w:b/>
          <w:bCs/>
        </w:rPr>
        <w:t xml:space="preserve"> –</w:t>
      </w:r>
      <w:r w:rsidR="009477BC" w:rsidRPr="00AE079A">
        <w:rPr>
          <w:rFonts w:ascii="Arial" w:hAnsi="Arial" w:cs="Arial"/>
        </w:rPr>
        <w:t xml:space="preserve"> Tela dos sensores da onepage</w:t>
      </w:r>
    </w:p>
    <w:p w14:paraId="329E210F" w14:textId="791A1C59" w:rsidR="3A9DE765" w:rsidRPr="00AE079A" w:rsidRDefault="3A9DE765" w:rsidP="00DE6135">
      <w:pPr>
        <w:jc w:val="center"/>
      </w:pPr>
      <w:r w:rsidRPr="00AE079A">
        <w:rPr>
          <w:noProof/>
        </w:rPr>
        <w:drawing>
          <wp:inline distT="0" distB="0" distL="0" distR="0" wp14:anchorId="570507E8" wp14:editId="60F6FD33">
            <wp:extent cx="5029200" cy="2510165"/>
            <wp:effectExtent l="0" t="0" r="0" b="4445"/>
            <wp:docPr id="1299761018" name="Imagem 129976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33161" cy="2512142"/>
                    </a:xfrm>
                    <a:prstGeom prst="rect">
                      <a:avLst/>
                    </a:prstGeom>
                  </pic:spPr>
                </pic:pic>
              </a:graphicData>
            </a:graphic>
          </wp:inline>
        </w:drawing>
      </w:r>
    </w:p>
    <w:p w14:paraId="6FE69B40" w14:textId="572CDC5E" w:rsidR="529DD263" w:rsidRPr="00AE079A" w:rsidRDefault="529DD263" w:rsidP="529DD263"/>
    <w:p w14:paraId="3FDCDBA0" w14:textId="77777777" w:rsidR="0073167D" w:rsidRDefault="0073167D" w:rsidP="00FE5417"/>
    <w:p w14:paraId="5B80EC28" w14:textId="19637803" w:rsidR="00797BFF" w:rsidRPr="00AE079A" w:rsidRDefault="00797BFF" w:rsidP="00797BFF">
      <w:pPr>
        <w:pStyle w:val="Ttulo2"/>
      </w:pPr>
      <w:bookmarkStart w:id="23" w:name="_Toc169293926"/>
      <w:r w:rsidRPr="00AE079A">
        <w:lastRenderedPageBreak/>
        <w:t>7.</w:t>
      </w:r>
      <w:r w:rsidR="00D207BB">
        <w:t>4</w:t>
      </w:r>
      <w:r w:rsidRPr="00AE079A">
        <w:t xml:space="preserve"> </w:t>
      </w:r>
      <w:r w:rsidR="002A4AE5">
        <w:t>Vantagens</w:t>
      </w:r>
      <w:bookmarkEnd w:id="23"/>
    </w:p>
    <w:p w14:paraId="5B9AA297" w14:textId="5C7B6379" w:rsidR="00797BFF" w:rsidRPr="00805313" w:rsidRDefault="00797BFF" w:rsidP="00647872">
      <w:pPr>
        <w:ind w:firstLine="709"/>
        <w:jc w:val="both"/>
        <w:rPr>
          <w:rFonts w:ascii="Arial" w:eastAsia="Arial" w:hAnsi="Arial" w:cs="Arial"/>
        </w:rPr>
      </w:pPr>
      <w:r w:rsidRPr="00AE079A">
        <w:rPr>
          <w:rFonts w:ascii="Arial" w:eastAsia="Arial" w:hAnsi="Arial" w:cs="Arial"/>
        </w:rPr>
        <w:t xml:space="preserve">Na seção de </w:t>
      </w:r>
      <w:r w:rsidR="00805313">
        <w:rPr>
          <w:rFonts w:ascii="Arial" w:eastAsia="Arial" w:hAnsi="Arial" w:cs="Arial"/>
        </w:rPr>
        <w:t xml:space="preserve">vantagens mostramos o </w:t>
      </w:r>
      <w:r w:rsidR="001E7EEB">
        <w:rPr>
          <w:rFonts w:ascii="Arial" w:eastAsia="Arial" w:hAnsi="Arial" w:cs="Arial"/>
        </w:rPr>
        <w:t>porquê</w:t>
      </w:r>
      <w:r w:rsidR="00805313">
        <w:rPr>
          <w:rFonts w:ascii="Arial" w:eastAsia="Arial" w:hAnsi="Arial" w:cs="Arial"/>
        </w:rPr>
        <w:t xml:space="preserve"> </w:t>
      </w:r>
      <w:r w:rsidR="001E7EEB">
        <w:rPr>
          <w:rFonts w:ascii="Arial" w:eastAsia="Arial" w:hAnsi="Arial" w:cs="Arial"/>
        </w:rPr>
        <w:t>entre tantas empresas de monitoramento, a 7SOJAS é a melhor opção</w:t>
      </w:r>
      <w:r w:rsidR="00647872">
        <w:rPr>
          <w:rFonts w:ascii="Arial" w:eastAsia="Arial" w:hAnsi="Arial" w:cs="Arial"/>
        </w:rPr>
        <w:t>, pois baseamos nossos valores em sustentabilidade, segurança e eficiência.</w:t>
      </w:r>
    </w:p>
    <w:p w14:paraId="565C6660" w14:textId="35933151" w:rsidR="00797BFF" w:rsidRPr="00AE079A" w:rsidRDefault="00797BFF" w:rsidP="00797BFF">
      <w:pPr>
        <w:spacing w:line="360" w:lineRule="auto"/>
        <w:jc w:val="center"/>
        <w:rPr>
          <w:rFonts w:ascii="Arial" w:hAnsi="Arial" w:cs="Arial"/>
        </w:rPr>
      </w:pPr>
      <w:r w:rsidRPr="00AE079A">
        <w:rPr>
          <w:rFonts w:ascii="Arial" w:hAnsi="Arial" w:cs="Arial"/>
          <w:b/>
          <w:bCs/>
        </w:rPr>
        <w:t xml:space="preserve">Figura </w:t>
      </w:r>
      <w:r w:rsidR="009219A3">
        <w:rPr>
          <w:rFonts w:ascii="Arial" w:hAnsi="Arial" w:cs="Arial"/>
          <w:b/>
          <w:bCs/>
        </w:rPr>
        <w:t>6</w:t>
      </w:r>
      <w:r w:rsidRPr="00AE079A">
        <w:rPr>
          <w:rFonts w:ascii="Arial" w:hAnsi="Arial" w:cs="Arial"/>
          <w:b/>
          <w:bCs/>
        </w:rPr>
        <w:t xml:space="preserve"> –</w:t>
      </w:r>
      <w:r w:rsidRPr="00AE079A">
        <w:rPr>
          <w:rFonts w:ascii="Arial" w:hAnsi="Arial" w:cs="Arial"/>
        </w:rPr>
        <w:t xml:space="preserve"> Tela d</w:t>
      </w:r>
      <w:r w:rsidR="009219A3">
        <w:rPr>
          <w:rFonts w:ascii="Arial" w:hAnsi="Arial" w:cs="Arial"/>
        </w:rPr>
        <w:t xml:space="preserve">as vantagens </w:t>
      </w:r>
      <w:r w:rsidRPr="00AE079A">
        <w:rPr>
          <w:rFonts w:ascii="Arial" w:hAnsi="Arial" w:cs="Arial"/>
        </w:rPr>
        <w:t>da onepage</w:t>
      </w:r>
    </w:p>
    <w:p w14:paraId="79F50B36" w14:textId="6F689F60" w:rsidR="00797BFF" w:rsidRDefault="00805313" w:rsidP="00805313">
      <w:pPr>
        <w:jc w:val="center"/>
      </w:pPr>
      <w:r>
        <w:rPr>
          <w:noProof/>
        </w:rPr>
        <w:drawing>
          <wp:inline distT="0" distB="0" distL="0" distR="0" wp14:anchorId="67961724" wp14:editId="1701BF36">
            <wp:extent cx="4673600" cy="1889445"/>
            <wp:effectExtent l="0" t="0" r="0" b="0"/>
            <wp:docPr id="1666555987" name="Imagem 1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5987" name="Imagem 12" descr="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0141" cy="1892089"/>
                    </a:xfrm>
                    <a:prstGeom prst="rect">
                      <a:avLst/>
                    </a:prstGeom>
                  </pic:spPr>
                </pic:pic>
              </a:graphicData>
            </a:graphic>
          </wp:inline>
        </w:drawing>
      </w:r>
    </w:p>
    <w:p w14:paraId="0C7E42B3" w14:textId="77777777" w:rsidR="009219A3" w:rsidRDefault="009219A3" w:rsidP="00805313">
      <w:pPr>
        <w:jc w:val="center"/>
      </w:pPr>
    </w:p>
    <w:p w14:paraId="4D0BC779" w14:textId="544CF58A" w:rsidR="00797BFF" w:rsidRPr="00AE079A" w:rsidRDefault="00797BFF" w:rsidP="00797BFF">
      <w:pPr>
        <w:pStyle w:val="Ttulo2"/>
      </w:pPr>
      <w:bookmarkStart w:id="24" w:name="_Toc169293927"/>
      <w:r w:rsidRPr="00AE079A">
        <w:t>7.</w:t>
      </w:r>
      <w:r w:rsidR="002C1D9A">
        <w:t>5</w:t>
      </w:r>
      <w:r w:rsidRPr="00AE079A">
        <w:t xml:space="preserve"> </w:t>
      </w:r>
      <w:r w:rsidR="002A4AE5">
        <w:t>Calculadora Financeira</w:t>
      </w:r>
      <w:bookmarkEnd w:id="24"/>
    </w:p>
    <w:p w14:paraId="57F03E41" w14:textId="5F3AA026" w:rsidR="00797BFF" w:rsidRPr="00AE079A" w:rsidRDefault="00797BFF" w:rsidP="00BC6F79">
      <w:pPr>
        <w:ind w:firstLine="709"/>
        <w:jc w:val="both"/>
        <w:rPr>
          <w:rFonts w:ascii="Arial" w:eastAsia="Arial" w:hAnsi="Arial" w:cs="Arial"/>
        </w:rPr>
      </w:pPr>
      <w:r w:rsidRPr="00AE079A">
        <w:rPr>
          <w:rFonts w:ascii="Arial" w:eastAsia="Arial" w:hAnsi="Arial" w:cs="Arial"/>
        </w:rPr>
        <w:t xml:space="preserve">Na seção de </w:t>
      </w:r>
      <w:r w:rsidR="00A6323F">
        <w:rPr>
          <w:rFonts w:ascii="Arial" w:eastAsia="Arial" w:hAnsi="Arial" w:cs="Arial"/>
        </w:rPr>
        <w:t xml:space="preserve">Calcule seu prejuízo </w:t>
      </w:r>
      <w:r w:rsidR="00E87CF2">
        <w:rPr>
          <w:rFonts w:ascii="Arial" w:eastAsia="Arial" w:hAnsi="Arial" w:cs="Arial"/>
        </w:rPr>
        <w:t>é</w:t>
      </w:r>
      <w:r w:rsidRPr="00AE079A">
        <w:rPr>
          <w:rFonts w:ascii="Arial" w:eastAsia="Arial" w:hAnsi="Arial" w:cs="Arial"/>
        </w:rPr>
        <w:t xml:space="preserve"> mostra</w:t>
      </w:r>
      <w:r w:rsidR="00E87CF2">
        <w:rPr>
          <w:rFonts w:ascii="Arial" w:eastAsia="Arial" w:hAnsi="Arial" w:cs="Arial"/>
        </w:rPr>
        <w:t>do</w:t>
      </w:r>
      <w:r w:rsidRPr="00AE079A">
        <w:rPr>
          <w:rFonts w:ascii="Arial" w:eastAsia="Arial" w:hAnsi="Arial" w:cs="Arial"/>
        </w:rPr>
        <w:t xml:space="preserve"> ao nosso cliente </w:t>
      </w:r>
      <w:r w:rsidR="00E87CF2">
        <w:rPr>
          <w:rFonts w:ascii="Arial" w:eastAsia="Arial" w:hAnsi="Arial" w:cs="Arial"/>
        </w:rPr>
        <w:t xml:space="preserve">numericamente quanto </w:t>
      </w:r>
      <w:r w:rsidR="00BC0E19">
        <w:rPr>
          <w:rFonts w:ascii="Arial" w:eastAsia="Arial" w:hAnsi="Arial" w:cs="Arial"/>
        </w:rPr>
        <w:t xml:space="preserve">ele perde, em toneladas de soja, em sacas produzidas e financeiramente ao não realizar o </w:t>
      </w:r>
      <w:r w:rsidR="00441408">
        <w:rPr>
          <w:rFonts w:ascii="Arial" w:eastAsia="Arial" w:hAnsi="Arial" w:cs="Arial"/>
        </w:rPr>
        <w:t>monitoramento de silos, levando em conta os dados</w:t>
      </w:r>
      <w:r w:rsidR="006E3006">
        <w:rPr>
          <w:rFonts w:ascii="Arial" w:eastAsia="Arial" w:hAnsi="Arial" w:cs="Arial"/>
        </w:rPr>
        <w:t xml:space="preserve"> de que cerca de 15% das produções de sojas são perdidas ao não </w:t>
      </w:r>
      <w:r w:rsidR="00D36AA6">
        <w:rPr>
          <w:rFonts w:ascii="Arial" w:eastAsia="Arial" w:hAnsi="Arial" w:cs="Arial"/>
        </w:rPr>
        <w:t>possuírem um armazenamento adequado</w:t>
      </w:r>
      <w:r w:rsidR="00441408">
        <w:rPr>
          <w:rFonts w:ascii="Arial" w:eastAsia="Arial" w:hAnsi="Arial" w:cs="Arial"/>
        </w:rPr>
        <w:t>.</w:t>
      </w:r>
    </w:p>
    <w:p w14:paraId="36912086" w14:textId="77777777" w:rsidR="00797BFF" w:rsidRPr="00AE079A" w:rsidRDefault="00797BFF" w:rsidP="00797BFF">
      <w:pPr>
        <w:rPr>
          <w:rFonts w:ascii="Arial" w:eastAsia="Arial" w:hAnsi="Arial" w:cs="Arial"/>
          <w:b/>
          <w:bCs/>
        </w:rPr>
      </w:pPr>
    </w:p>
    <w:p w14:paraId="78999782" w14:textId="7212F469" w:rsidR="00797BFF" w:rsidRPr="00AE079A" w:rsidRDefault="00797BFF" w:rsidP="00797BFF">
      <w:pPr>
        <w:spacing w:line="360" w:lineRule="auto"/>
        <w:jc w:val="center"/>
        <w:rPr>
          <w:rFonts w:ascii="Arial" w:hAnsi="Arial" w:cs="Arial"/>
        </w:rPr>
      </w:pPr>
      <w:r w:rsidRPr="00AE079A">
        <w:rPr>
          <w:rFonts w:ascii="Arial" w:hAnsi="Arial" w:cs="Arial"/>
          <w:b/>
          <w:bCs/>
        </w:rPr>
        <w:t xml:space="preserve">Figura </w:t>
      </w:r>
      <w:r w:rsidR="009219A3">
        <w:rPr>
          <w:rFonts w:ascii="Arial" w:hAnsi="Arial" w:cs="Arial"/>
          <w:b/>
          <w:bCs/>
        </w:rPr>
        <w:t>7</w:t>
      </w:r>
      <w:r w:rsidRPr="00AE079A">
        <w:rPr>
          <w:rFonts w:ascii="Arial" w:hAnsi="Arial" w:cs="Arial"/>
          <w:b/>
          <w:bCs/>
        </w:rPr>
        <w:t xml:space="preserve"> –</w:t>
      </w:r>
      <w:r w:rsidRPr="00AE079A">
        <w:rPr>
          <w:rFonts w:ascii="Arial" w:hAnsi="Arial" w:cs="Arial"/>
        </w:rPr>
        <w:t xml:space="preserve"> Tela dos sensores da onepage</w:t>
      </w:r>
    </w:p>
    <w:p w14:paraId="1DAE9160" w14:textId="3D03F044" w:rsidR="00797BFF" w:rsidRDefault="00805313" w:rsidP="009219A3">
      <w:pPr>
        <w:jc w:val="center"/>
      </w:pPr>
      <w:r>
        <w:rPr>
          <w:noProof/>
        </w:rPr>
        <w:drawing>
          <wp:inline distT="0" distB="0" distL="0" distR="0" wp14:anchorId="5B252D5A" wp14:editId="06CAB120">
            <wp:extent cx="4614334" cy="3123249"/>
            <wp:effectExtent l="0" t="0" r="0" b="1270"/>
            <wp:docPr id="1102621555" name="Imagem 1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21555" name="Imagem 11" descr="Interface gráfica do usuário, 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621048" cy="3127793"/>
                    </a:xfrm>
                    <a:prstGeom prst="rect">
                      <a:avLst/>
                    </a:prstGeom>
                  </pic:spPr>
                </pic:pic>
              </a:graphicData>
            </a:graphic>
          </wp:inline>
        </w:drawing>
      </w:r>
    </w:p>
    <w:p w14:paraId="47523A45" w14:textId="77777777" w:rsidR="00797BFF" w:rsidRPr="00AE079A" w:rsidRDefault="00797BFF" w:rsidP="00FE5417"/>
    <w:p w14:paraId="62833843" w14:textId="3EDF714C" w:rsidR="00FE5417" w:rsidRPr="00AE079A" w:rsidRDefault="00B97874" w:rsidP="00750595">
      <w:pPr>
        <w:pStyle w:val="Ttulo2"/>
      </w:pPr>
      <w:bookmarkStart w:id="25" w:name="_Toc169293928"/>
      <w:r w:rsidRPr="00AE079A">
        <w:t>7.</w:t>
      </w:r>
      <w:r w:rsidR="002C1D9A">
        <w:t>6</w:t>
      </w:r>
      <w:r w:rsidRPr="00AE079A">
        <w:t xml:space="preserve"> </w:t>
      </w:r>
      <w:r w:rsidR="006B76E2" w:rsidRPr="00AE079A">
        <w:t>Cadastro</w:t>
      </w:r>
      <w:bookmarkEnd w:id="25"/>
    </w:p>
    <w:p w14:paraId="1DC3FB6D" w14:textId="244B6F2B" w:rsidR="0073167D" w:rsidRPr="00AE079A" w:rsidRDefault="00FA5A51" w:rsidP="00C84B0F">
      <w:pPr>
        <w:ind w:firstLine="709"/>
        <w:jc w:val="both"/>
        <w:rPr>
          <w:rFonts w:ascii="Arial" w:hAnsi="Arial" w:cs="Arial"/>
        </w:rPr>
      </w:pPr>
      <w:r w:rsidRPr="00AE079A">
        <w:rPr>
          <w:rFonts w:ascii="Arial" w:hAnsi="Arial" w:cs="Arial"/>
        </w:rPr>
        <w:t xml:space="preserve">Para nosso </w:t>
      </w:r>
      <w:r w:rsidR="001C1428" w:rsidRPr="00AE079A">
        <w:rPr>
          <w:rFonts w:ascii="Arial" w:hAnsi="Arial" w:cs="Arial"/>
        </w:rPr>
        <w:t xml:space="preserve">o cliente </w:t>
      </w:r>
      <w:r w:rsidR="00D34CE5" w:rsidRPr="00AE079A">
        <w:rPr>
          <w:rFonts w:ascii="Arial" w:hAnsi="Arial" w:cs="Arial"/>
        </w:rPr>
        <w:t xml:space="preserve">poder ser </w:t>
      </w:r>
      <w:r w:rsidR="00815A93" w:rsidRPr="00AE079A">
        <w:rPr>
          <w:rFonts w:ascii="Arial" w:hAnsi="Arial" w:cs="Arial"/>
        </w:rPr>
        <w:t xml:space="preserve">adicionado a </w:t>
      </w:r>
      <w:r w:rsidR="00862467" w:rsidRPr="00AE079A">
        <w:rPr>
          <w:rFonts w:ascii="Arial" w:hAnsi="Arial" w:cs="Arial"/>
        </w:rPr>
        <w:t xml:space="preserve">nosso sistema </w:t>
      </w:r>
      <w:r w:rsidR="0096180C" w:rsidRPr="00AE079A">
        <w:rPr>
          <w:rFonts w:ascii="Arial" w:hAnsi="Arial" w:cs="Arial"/>
        </w:rPr>
        <w:t xml:space="preserve">e </w:t>
      </w:r>
      <w:r w:rsidR="00862467" w:rsidRPr="00AE079A">
        <w:rPr>
          <w:rFonts w:ascii="Arial" w:hAnsi="Arial" w:cs="Arial"/>
        </w:rPr>
        <w:t>ter acesso a Dashboard</w:t>
      </w:r>
      <w:r w:rsidR="0096180C" w:rsidRPr="00AE079A">
        <w:rPr>
          <w:rFonts w:ascii="Arial" w:hAnsi="Arial" w:cs="Arial"/>
        </w:rPr>
        <w:t xml:space="preserve">, será necessário primeiramente </w:t>
      </w:r>
      <w:r w:rsidR="00AD27CF" w:rsidRPr="00AE079A">
        <w:rPr>
          <w:rFonts w:ascii="Arial" w:hAnsi="Arial" w:cs="Arial"/>
        </w:rPr>
        <w:t xml:space="preserve">que se cadastre em nosso site </w:t>
      </w:r>
      <w:r w:rsidR="00CC7D61" w:rsidRPr="00AE079A">
        <w:rPr>
          <w:rFonts w:ascii="Arial" w:hAnsi="Arial" w:cs="Arial"/>
        </w:rPr>
        <w:t xml:space="preserve">onde em primeira instância </w:t>
      </w:r>
      <w:r w:rsidR="00261384" w:rsidRPr="00AE079A">
        <w:rPr>
          <w:rFonts w:ascii="Arial" w:hAnsi="Arial" w:cs="Arial"/>
        </w:rPr>
        <w:t>deve informar seu Nome</w:t>
      </w:r>
      <w:r w:rsidR="007C2D9A" w:rsidRPr="00AE079A">
        <w:rPr>
          <w:rFonts w:ascii="Arial" w:hAnsi="Arial" w:cs="Arial"/>
        </w:rPr>
        <w:t xml:space="preserve"> Completo</w:t>
      </w:r>
      <w:r w:rsidR="004A6948" w:rsidRPr="00AE079A">
        <w:rPr>
          <w:rFonts w:ascii="Arial" w:hAnsi="Arial" w:cs="Arial"/>
        </w:rPr>
        <w:t xml:space="preserve">, </w:t>
      </w:r>
      <w:r w:rsidR="007C2D9A" w:rsidRPr="00AE079A">
        <w:rPr>
          <w:rFonts w:ascii="Arial" w:hAnsi="Arial" w:cs="Arial"/>
        </w:rPr>
        <w:t>e-mail</w:t>
      </w:r>
      <w:r w:rsidR="004A6948" w:rsidRPr="00AE079A">
        <w:rPr>
          <w:rFonts w:ascii="Arial" w:hAnsi="Arial" w:cs="Arial"/>
        </w:rPr>
        <w:t>,</w:t>
      </w:r>
      <w:r w:rsidR="00CA4287" w:rsidRPr="00AE079A">
        <w:rPr>
          <w:rFonts w:ascii="Arial" w:hAnsi="Arial" w:cs="Arial"/>
        </w:rPr>
        <w:t xml:space="preserve"> o </w:t>
      </w:r>
      <w:r w:rsidR="00844FDE" w:rsidRPr="00AE079A">
        <w:rPr>
          <w:rFonts w:ascii="Arial" w:hAnsi="Arial" w:cs="Arial"/>
        </w:rPr>
        <w:t>username da escolha do usuário</w:t>
      </w:r>
      <w:r w:rsidR="004A6948" w:rsidRPr="00AE079A">
        <w:rPr>
          <w:rFonts w:ascii="Arial" w:hAnsi="Arial" w:cs="Arial"/>
        </w:rPr>
        <w:t xml:space="preserve">, </w:t>
      </w:r>
      <w:r w:rsidR="00944669" w:rsidRPr="00AE079A">
        <w:rPr>
          <w:rFonts w:ascii="Arial" w:hAnsi="Arial" w:cs="Arial"/>
        </w:rPr>
        <w:t xml:space="preserve">e inserir uma senha com </w:t>
      </w:r>
      <w:r w:rsidR="00F055A7" w:rsidRPr="00AE079A">
        <w:rPr>
          <w:rFonts w:ascii="Arial" w:hAnsi="Arial" w:cs="Arial"/>
        </w:rPr>
        <w:t>primeira letra maiúscula, 12</w:t>
      </w:r>
      <w:r w:rsidR="00545937" w:rsidRPr="00AE079A">
        <w:rPr>
          <w:rFonts w:ascii="Arial" w:hAnsi="Arial" w:cs="Arial"/>
        </w:rPr>
        <w:t>um número de 0 a 9</w:t>
      </w:r>
      <w:r w:rsidR="00637849" w:rsidRPr="00AE079A">
        <w:rPr>
          <w:rFonts w:ascii="Arial" w:hAnsi="Arial" w:cs="Arial"/>
        </w:rPr>
        <w:t>,</w:t>
      </w:r>
      <w:r w:rsidR="00F055A7" w:rsidRPr="00AE079A">
        <w:rPr>
          <w:rFonts w:ascii="Arial" w:hAnsi="Arial" w:cs="Arial"/>
        </w:rPr>
        <w:t xml:space="preserve"> e algum caractere especial entre @, # ou *</w:t>
      </w:r>
      <w:r w:rsidR="008C6624" w:rsidRPr="00AE079A">
        <w:rPr>
          <w:rFonts w:ascii="Arial" w:hAnsi="Arial" w:cs="Arial"/>
        </w:rPr>
        <w:t>, fazer a confirmação da senha inserida e por fim concluir o cadastro.</w:t>
      </w:r>
    </w:p>
    <w:p w14:paraId="09376BD3" w14:textId="77777777" w:rsidR="005D0BC8" w:rsidRPr="00AE079A" w:rsidRDefault="005D0BC8" w:rsidP="00C84B0F">
      <w:pPr>
        <w:ind w:firstLine="709"/>
        <w:jc w:val="both"/>
        <w:rPr>
          <w:rFonts w:ascii="Arial" w:hAnsi="Arial" w:cs="Arial"/>
        </w:rPr>
      </w:pPr>
    </w:p>
    <w:p w14:paraId="081924D7" w14:textId="1E30102D" w:rsidR="005D0BC8" w:rsidRPr="00AE079A" w:rsidRDefault="002A27F5" w:rsidP="002A27F5">
      <w:pPr>
        <w:spacing w:line="360" w:lineRule="auto"/>
        <w:jc w:val="center"/>
        <w:rPr>
          <w:rFonts w:ascii="Arial" w:hAnsi="Arial" w:cs="Arial"/>
        </w:rPr>
      </w:pPr>
      <w:r w:rsidRPr="00AE079A">
        <w:rPr>
          <w:rFonts w:ascii="Arial" w:hAnsi="Arial" w:cs="Arial"/>
          <w:b/>
          <w:bCs/>
        </w:rPr>
        <w:t xml:space="preserve">Figura  </w:t>
      </w:r>
      <w:r w:rsidR="00D36AA6">
        <w:rPr>
          <w:rFonts w:ascii="Arial" w:hAnsi="Arial" w:cs="Arial"/>
          <w:b/>
          <w:bCs/>
        </w:rPr>
        <w:t>8</w:t>
      </w:r>
      <w:r w:rsidRPr="00AE079A">
        <w:rPr>
          <w:rFonts w:ascii="Arial" w:hAnsi="Arial" w:cs="Arial"/>
          <w:b/>
          <w:bCs/>
        </w:rPr>
        <w:t xml:space="preserve"> – </w:t>
      </w:r>
      <w:r w:rsidRPr="00AE079A">
        <w:rPr>
          <w:rFonts w:ascii="Arial" w:hAnsi="Arial" w:cs="Arial"/>
        </w:rPr>
        <w:t>Tela de Cadastro</w:t>
      </w:r>
    </w:p>
    <w:p w14:paraId="1091095C" w14:textId="6F1AEFB2" w:rsidR="00FA5A51" w:rsidRPr="00AE079A" w:rsidRDefault="000209C3" w:rsidP="00FE5417">
      <w:pPr>
        <w:rPr>
          <w:rFonts w:ascii="Arial" w:hAnsi="Arial" w:cs="Arial"/>
        </w:rPr>
      </w:pPr>
      <w:r w:rsidRPr="00AE079A">
        <w:rPr>
          <w:rFonts w:ascii="Arial" w:hAnsi="Arial" w:cs="Arial"/>
          <w:noProof/>
        </w:rPr>
        <w:drawing>
          <wp:inline distT="0" distB="0" distL="0" distR="0" wp14:anchorId="03782DDE" wp14:editId="795AA6EF">
            <wp:extent cx="5135880" cy="2111968"/>
            <wp:effectExtent l="0" t="0" r="7620" b="3175"/>
            <wp:docPr id="1221980080" name="Imagem 2" descr="Tela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80080" name="Imagem 2" descr="Tela de jogo de vídeo game&#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9592" cy="2113494"/>
                    </a:xfrm>
                    <a:prstGeom prst="rect">
                      <a:avLst/>
                    </a:prstGeom>
                  </pic:spPr>
                </pic:pic>
              </a:graphicData>
            </a:graphic>
          </wp:inline>
        </w:drawing>
      </w:r>
    </w:p>
    <w:p w14:paraId="2DE0F00F" w14:textId="77777777" w:rsidR="00FA5A51" w:rsidRPr="00AE079A" w:rsidRDefault="00FA5A51" w:rsidP="00FE5417">
      <w:pPr>
        <w:rPr>
          <w:rFonts w:ascii="Arial" w:hAnsi="Arial" w:cs="Arial"/>
        </w:rPr>
      </w:pPr>
    </w:p>
    <w:p w14:paraId="1CAD2E33" w14:textId="30ED9765" w:rsidR="0073167D" w:rsidRPr="00AE079A" w:rsidRDefault="00750595" w:rsidP="00F51425">
      <w:pPr>
        <w:pStyle w:val="Ttulo2"/>
        <w:rPr>
          <w:rFonts w:cs="Arial"/>
        </w:rPr>
      </w:pPr>
      <w:bookmarkStart w:id="26" w:name="_Toc169293929"/>
      <w:r w:rsidRPr="00AE079A">
        <w:rPr>
          <w:rFonts w:cs="Arial"/>
        </w:rPr>
        <w:t>7.</w:t>
      </w:r>
      <w:r w:rsidR="002C1D9A">
        <w:rPr>
          <w:rFonts w:cs="Arial"/>
        </w:rPr>
        <w:t>7</w:t>
      </w:r>
      <w:r w:rsidRPr="00AE079A">
        <w:rPr>
          <w:rFonts w:cs="Arial"/>
        </w:rPr>
        <w:t xml:space="preserve"> </w:t>
      </w:r>
      <w:r w:rsidR="00F51425" w:rsidRPr="00AE079A">
        <w:rPr>
          <w:rFonts w:cs="Arial"/>
        </w:rPr>
        <w:t>Login</w:t>
      </w:r>
      <w:bookmarkEnd w:id="26"/>
    </w:p>
    <w:p w14:paraId="4C562030" w14:textId="197FE4A8" w:rsidR="008E0382" w:rsidRPr="00AE079A" w:rsidRDefault="006B58EB" w:rsidP="008E0382">
      <w:pPr>
        <w:ind w:firstLine="709"/>
        <w:jc w:val="both"/>
        <w:rPr>
          <w:rFonts w:ascii="Arial" w:hAnsi="Arial" w:cs="Arial"/>
        </w:rPr>
      </w:pPr>
      <w:r w:rsidRPr="00AE079A">
        <w:rPr>
          <w:rFonts w:ascii="Arial" w:hAnsi="Arial" w:cs="Arial"/>
        </w:rPr>
        <w:t xml:space="preserve">Após a realização do cadastro o usuário agora armazenado em nosso banco de dados </w:t>
      </w:r>
      <w:r w:rsidR="003223E0" w:rsidRPr="00AE079A">
        <w:rPr>
          <w:rFonts w:ascii="Arial" w:hAnsi="Arial" w:cs="Arial"/>
        </w:rPr>
        <w:t xml:space="preserve">irá realizar seu login no </w:t>
      </w:r>
      <w:r w:rsidR="00216B24" w:rsidRPr="00AE079A">
        <w:rPr>
          <w:rFonts w:ascii="Arial" w:hAnsi="Arial" w:cs="Arial"/>
        </w:rPr>
        <w:t>sistema,</w:t>
      </w:r>
      <w:r w:rsidR="003223E0" w:rsidRPr="00AE079A">
        <w:rPr>
          <w:rFonts w:ascii="Arial" w:hAnsi="Arial" w:cs="Arial"/>
        </w:rPr>
        <w:t xml:space="preserve"> informando </w:t>
      </w:r>
      <w:r w:rsidR="003C12B0" w:rsidRPr="00AE079A">
        <w:rPr>
          <w:rFonts w:ascii="Arial" w:hAnsi="Arial" w:cs="Arial"/>
        </w:rPr>
        <w:t>seu</w:t>
      </w:r>
      <w:r w:rsidR="00AE6F7C" w:rsidRPr="00AE079A">
        <w:rPr>
          <w:rFonts w:ascii="Arial" w:hAnsi="Arial" w:cs="Arial"/>
        </w:rPr>
        <w:t xml:space="preserve"> e</w:t>
      </w:r>
      <w:r w:rsidR="000768E6" w:rsidRPr="00AE079A">
        <w:rPr>
          <w:rFonts w:ascii="Arial" w:hAnsi="Arial" w:cs="Arial"/>
        </w:rPr>
        <w:t>-</w:t>
      </w:r>
      <w:r w:rsidR="00AE6F7C" w:rsidRPr="00AE079A">
        <w:rPr>
          <w:rFonts w:ascii="Arial" w:hAnsi="Arial" w:cs="Arial"/>
        </w:rPr>
        <w:t xml:space="preserve">mail </w:t>
      </w:r>
      <w:r w:rsidR="003C12B0" w:rsidRPr="00AE079A">
        <w:rPr>
          <w:rFonts w:ascii="Arial" w:hAnsi="Arial" w:cs="Arial"/>
        </w:rPr>
        <w:t xml:space="preserve">e a senha que </w:t>
      </w:r>
      <w:r w:rsidR="0002090D" w:rsidRPr="00AE079A">
        <w:rPr>
          <w:rFonts w:ascii="Arial" w:hAnsi="Arial" w:cs="Arial"/>
        </w:rPr>
        <w:t>foi criad</w:t>
      </w:r>
      <w:r w:rsidR="00A46873" w:rsidRPr="00AE079A">
        <w:rPr>
          <w:rFonts w:ascii="Arial" w:hAnsi="Arial" w:cs="Arial"/>
        </w:rPr>
        <w:t>o</w:t>
      </w:r>
      <w:r w:rsidR="003C12B0" w:rsidRPr="00AE079A">
        <w:rPr>
          <w:rFonts w:ascii="Arial" w:hAnsi="Arial" w:cs="Arial"/>
        </w:rPr>
        <w:t xml:space="preserve"> em seu cadastro</w:t>
      </w:r>
      <w:r w:rsidR="003E2679" w:rsidRPr="00AE079A">
        <w:rPr>
          <w:rFonts w:ascii="Arial" w:hAnsi="Arial" w:cs="Arial"/>
        </w:rPr>
        <w:t>.</w:t>
      </w:r>
      <w:r w:rsidR="003C12B0" w:rsidRPr="00AE079A">
        <w:rPr>
          <w:rFonts w:ascii="Arial" w:hAnsi="Arial" w:cs="Arial"/>
        </w:rPr>
        <w:t xml:space="preserve"> </w:t>
      </w:r>
    </w:p>
    <w:p w14:paraId="63716C4E" w14:textId="770D051A" w:rsidR="008E0382" w:rsidRPr="00AE079A" w:rsidRDefault="002A27F5" w:rsidP="002A27F5">
      <w:pPr>
        <w:spacing w:line="360" w:lineRule="auto"/>
        <w:jc w:val="center"/>
        <w:rPr>
          <w:rFonts w:ascii="Arial" w:hAnsi="Arial" w:cs="Arial"/>
        </w:rPr>
      </w:pPr>
      <w:r w:rsidRPr="00AE079A">
        <w:rPr>
          <w:rFonts w:ascii="Arial" w:hAnsi="Arial" w:cs="Arial"/>
          <w:b/>
          <w:bCs/>
        </w:rPr>
        <w:t xml:space="preserve">Figura  </w:t>
      </w:r>
      <w:r w:rsidR="00D36AA6">
        <w:rPr>
          <w:rFonts w:ascii="Arial" w:hAnsi="Arial" w:cs="Arial"/>
          <w:b/>
          <w:bCs/>
        </w:rPr>
        <w:t>9</w:t>
      </w:r>
      <w:r w:rsidRPr="00AE079A">
        <w:rPr>
          <w:rFonts w:ascii="Arial" w:hAnsi="Arial" w:cs="Arial"/>
          <w:b/>
          <w:bCs/>
        </w:rPr>
        <w:t xml:space="preserve"> – </w:t>
      </w:r>
      <w:r w:rsidRPr="00AE079A">
        <w:rPr>
          <w:rFonts w:ascii="Arial" w:hAnsi="Arial" w:cs="Arial"/>
        </w:rPr>
        <w:t>Tela de Login</w:t>
      </w:r>
    </w:p>
    <w:p w14:paraId="30EF3DCB" w14:textId="67EF0EB3" w:rsidR="0084001B" w:rsidRPr="00337EDF" w:rsidRDefault="00787DEB" w:rsidP="00701407">
      <w:pPr>
        <w:rPr>
          <w:rFonts w:ascii="Arial" w:hAnsi="Arial" w:cs="Arial"/>
        </w:rPr>
      </w:pPr>
      <w:r w:rsidRPr="00AE079A">
        <w:rPr>
          <w:noProof/>
        </w:rPr>
        <w:drawing>
          <wp:anchor distT="0" distB="0" distL="114300" distR="114300" simplePos="0" relativeHeight="251663872" behindDoc="0" locked="0" layoutInCell="1" allowOverlap="1" wp14:anchorId="76F3E3C6" wp14:editId="1FCF9382">
            <wp:simplePos x="0" y="0"/>
            <wp:positionH relativeFrom="column">
              <wp:posOffset>443865</wp:posOffset>
            </wp:positionH>
            <wp:positionV relativeFrom="paragraph">
              <wp:posOffset>-6985</wp:posOffset>
            </wp:positionV>
            <wp:extent cx="5082391" cy="2225040"/>
            <wp:effectExtent l="0" t="0" r="4445" b="3810"/>
            <wp:wrapTopAndBottom/>
            <wp:docPr id="1194458617" name="Imagem 1"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58617" name="Imagem 1" descr="Tela de um aparelho eletrônic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2391" cy="2225040"/>
                    </a:xfrm>
                    <a:prstGeom prst="rect">
                      <a:avLst/>
                    </a:prstGeom>
                  </pic:spPr>
                </pic:pic>
              </a:graphicData>
            </a:graphic>
          </wp:anchor>
        </w:drawing>
      </w:r>
    </w:p>
    <w:p w14:paraId="36482D53" w14:textId="467311F8" w:rsidR="00FC0FE4" w:rsidRPr="00AE079A" w:rsidRDefault="008A3FCC" w:rsidP="003D554F">
      <w:pPr>
        <w:pStyle w:val="Ttulo1"/>
        <w:rPr>
          <w:color w:val="auto"/>
        </w:rPr>
      </w:pPr>
      <w:bookmarkStart w:id="27" w:name="_Toc169293930"/>
      <w:r w:rsidRPr="00AE079A">
        <w:rPr>
          <w:color w:val="auto"/>
        </w:rPr>
        <w:lastRenderedPageBreak/>
        <w:t xml:space="preserve">8 </w:t>
      </w:r>
      <w:r w:rsidR="003D554F" w:rsidRPr="00AE079A">
        <w:rPr>
          <w:color w:val="auto"/>
        </w:rPr>
        <w:t>ESPECIFICAÇÕES DA DASHBORD</w:t>
      </w:r>
      <w:bookmarkEnd w:id="27"/>
    </w:p>
    <w:p w14:paraId="090FB4E8" w14:textId="77777777" w:rsidR="00701407" w:rsidRPr="00AE079A" w:rsidRDefault="00701407" w:rsidP="00FC0FE4">
      <w:pPr>
        <w:jc w:val="both"/>
        <w:rPr>
          <w:rFonts w:ascii="Arial" w:hAnsi="Arial" w:cs="Arial"/>
          <w:b/>
          <w:bCs/>
          <w:sz w:val="28"/>
          <w:szCs w:val="28"/>
        </w:rPr>
      </w:pPr>
    </w:p>
    <w:p w14:paraId="2D11D078" w14:textId="6DFEBBA3" w:rsidR="005A234C" w:rsidRPr="00AE079A" w:rsidRDefault="005A234C" w:rsidP="005A234C">
      <w:pPr>
        <w:pStyle w:val="Ttulo2"/>
      </w:pPr>
      <w:bookmarkStart w:id="28" w:name="_Toc169293931"/>
      <w:r w:rsidRPr="00AE079A">
        <w:t xml:space="preserve">8.1 </w:t>
      </w:r>
      <w:r w:rsidR="00F020B3">
        <w:t>Tela</w:t>
      </w:r>
      <w:r w:rsidRPr="00AE079A">
        <w:t xml:space="preserve"> d</w:t>
      </w:r>
      <w:r w:rsidR="00B133B0" w:rsidRPr="00AE079A">
        <w:t>a Propriedade</w:t>
      </w:r>
      <w:bookmarkEnd w:id="28"/>
    </w:p>
    <w:p w14:paraId="1F776087" w14:textId="5808BAAA" w:rsidR="005A234C" w:rsidRPr="00AE079A" w:rsidRDefault="005A234C" w:rsidP="005A234C">
      <w:pPr>
        <w:ind w:firstLine="709"/>
        <w:jc w:val="both"/>
        <w:rPr>
          <w:rFonts w:ascii="Arial" w:hAnsi="Arial" w:cs="Arial"/>
        </w:rPr>
      </w:pPr>
      <w:r w:rsidRPr="00AE079A">
        <w:rPr>
          <w:rFonts w:ascii="Arial" w:hAnsi="Arial" w:cs="Arial"/>
        </w:rPr>
        <w:t>Como nosso cliente poderá possuir mais de um</w:t>
      </w:r>
      <w:r w:rsidR="00B133B0" w:rsidRPr="00AE079A">
        <w:rPr>
          <w:rFonts w:ascii="Arial" w:hAnsi="Arial" w:cs="Arial"/>
        </w:rPr>
        <w:t>a</w:t>
      </w:r>
      <w:r w:rsidRPr="00AE079A">
        <w:rPr>
          <w:rFonts w:ascii="Arial" w:hAnsi="Arial" w:cs="Arial"/>
        </w:rPr>
        <w:t xml:space="preserve"> </w:t>
      </w:r>
      <w:r w:rsidR="00B133B0" w:rsidRPr="00AE079A">
        <w:rPr>
          <w:rFonts w:ascii="Arial" w:hAnsi="Arial" w:cs="Arial"/>
        </w:rPr>
        <w:t>propriedade</w:t>
      </w:r>
      <w:r w:rsidRPr="00AE079A">
        <w:rPr>
          <w:rFonts w:ascii="Arial" w:hAnsi="Arial" w:cs="Arial"/>
        </w:rPr>
        <w:t>, em nossa dashboard é algo essencial que o cliente consiga de forma fácil optar por visualizar individualmente cada um</w:t>
      </w:r>
      <w:r w:rsidR="002C54AD" w:rsidRPr="00AE079A">
        <w:rPr>
          <w:rFonts w:ascii="Arial" w:hAnsi="Arial" w:cs="Arial"/>
        </w:rPr>
        <w:t xml:space="preserve">a das propriedades </w:t>
      </w:r>
      <w:r w:rsidRPr="00AE079A">
        <w:rPr>
          <w:rFonts w:ascii="Arial" w:hAnsi="Arial" w:cs="Arial"/>
        </w:rPr>
        <w:t xml:space="preserve">que possui. Podendo </w:t>
      </w:r>
      <w:r w:rsidR="00F807BD" w:rsidRPr="00AE079A">
        <w:rPr>
          <w:rFonts w:ascii="Arial" w:hAnsi="Arial" w:cs="Arial"/>
        </w:rPr>
        <w:t>pesquisá-la</w:t>
      </w:r>
      <w:r w:rsidR="00731308" w:rsidRPr="00AE079A">
        <w:rPr>
          <w:rFonts w:ascii="Arial" w:hAnsi="Arial" w:cs="Arial"/>
        </w:rPr>
        <w:t xml:space="preserve"> e</w:t>
      </w:r>
      <w:r w:rsidR="00F807BD" w:rsidRPr="00AE079A">
        <w:rPr>
          <w:rFonts w:ascii="Arial" w:hAnsi="Arial" w:cs="Arial"/>
        </w:rPr>
        <w:t xml:space="preserve"> </w:t>
      </w:r>
      <w:r w:rsidR="001E2DAE" w:rsidRPr="00AE079A">
        <w:rPr>
          <w:rFonts w:ascii="Arial" w:hAnsi="Arial" w:cs="Arial"/>
        </w:rPr>
        <w:t>po</w:t>
      </w:r>
      <w:r w:rsidR="003F5E01">
        <w:rPr>
          <w:rFonts w:ascii="Arial" w:hAnsi="Arial" w:cs="Arial"/>
        </w:rPr>
        <w:t>ssuindo</w:t>
      </w:r>
      <w:r w:rsidR="001E2DAE" w:rsidRPr="00AE079A">
        <w:rPr>
          <w:rFonts w:ascii="Arial" w:hAnsi="Arial" w:cs="Arial"/>
        </w:rPr>
        <w:t xml:space="preserve"> uma </w:t>
      </w:r>
      <w:r w:rsidR="009078A8" w:rsidRPr="00AE079A">
        <w:rPr>
          <w:rFonts w:ascii="Arial" w:hAnsi="Arial" w:cs="Arial"/>
        </w:rPr>
        <w:t>KPI</w:t>
      </w:r>
      <w:r w:rsidR="001E2DAE" w:rsidRPr="00AE079A">
        <w:rPr>
          <w:rFonts w:ascii="Arial" w:hAnsi="Arial" w:cs="Arial"/>
        </w:rPr>
        <w:t xml:space="preserve"> </w:t>
      </w:r>
      <w:r w:rsidR="00EA62C1" w:rsidRPr="00AE079A">
        <w:rPr>
          <w:rFonts w:ascii="Arial" w:hAnsi="Arial" w:cs="Arial"/>
        </w:rPr>
        <w:t xml:space="preserve">mostrando quantas de suas propriedades </w:t>
      </w:r>
      <w:r w:rsidR="009078A8" w:rsidRPr="00AE079A">
        <w:rPr>
          <w:rFonts w:ascii="Arial" w:hAnsi="Arial" w:cs="Arial"/>
        </w:rPr>
        <w:t>estão em estado de alerta</w:t>
      </w:r>
      <w:r w:rsidR="003F5E01">
        <w:rPr>
          <w:rFonts w:ascii="Arial" w:hAnsi="Arial" w:cs="Arial"/>
        </w:rPr>
        <w:t xml:space="preserve"> e outra mostrando a porcentagem referente a isso</w:t>
      </w:r>
      <w:r w:rsidRPr="00AE079A">
        <w:rPr>
          <w:rFonts w:ascii="Arial" w:hAnsi="Arial" w:cs="Arial"/>
        </w:rPr>
        <w:t>.</w:t>
      </w:r>
    </w:p>
    <w:p w14:paraId="66A557B4" w14:textId="258494B8" w:rsidR="00707A18" w:rsidRDefault="005A234C" w:rsidP="005A234C">
      <w:pPr>
        <w:spacing w:line="360" w:lineRule="auto"/>
        <w:jc w:val="center"/>
        <w:rPr>
          <w:rFonts w:ascii="Arial" w:hAnsi="Arial" w:cs="Arial"/>
          <w:b/>
          <w:bCs/>
          <w:noProof/>
          <w:sz w:val="28"/>
          <w:szCs w:val="28"/>
        </w:rPr>
      </w:pPr>
      <w:r w:rsidRPr="00AE079A">
        <w:rPr>
          <w:rFonts w:ascii="Arial" w:hAnsi="Arial" w:cs="Arial"/>
          <w:b/>
          <w:bCs/>
        </w:rPr>
        <w:t xml:space="preserve">Figura </w:t>
      </w:r>
      <w:r w:rsidR="00D36AA6">
        <w:rPr>
          <w:rFonts w:ascii="Arial" w:hAnsi="Arial" w:cs="Arial"/>
          <w:b/>
          <w:bCs/>
        </w:rPr>
        <w:t>10</w:t>
      </w:r>
      <w:r w:rsidRPr="00AE079A">
        <w:rPr>
          <w:rFonts w:ascii="Arial" w:hAnsi="Arial" w:cs="Arial"/>
          <w:b/>
          <w:bCs/>
        </w:rPr>
        <w:t xml:space="preserve"> –</w:t>
      </w:r>
      <w:r w:rsidRPr="00AE079A">
        <w:rPr>
          <w:rFonts w:ascii="Arial" w:hAnsi="Arial" w:cs="Arial"/>
        </w:rPr>
        <w:t xml:space="preserve"> Tela Inicial da dashboard</w:t>
      </w:r>
    </w:p>
    <w:p w14:paraId="3887A1DA" w14:textId="4EA8EC7C" w:rsidR="00337EDF" w:rsidRPr="00337EDF" w:rsidRDefault="00C851CE" w:rsidP="00337EDF">
      <w:pPr>
        <w:spacing w:line="360" w:lineRule="auto"/>
        <w:jc w:val="center"/>
        <w:rPr>
          <w:rFonts w:ascii="Arial" w:hAnsi="Arial" w:cs="Arial"/>
        </w:rPr>
      </w:pPr>
      <w:r>
        <w:rPr>
          <w:rFonts w:ascii="Arial" w:hAnsi="Arial" w:cs="Arial"/>
          <w:b/>
          <w:bCs/>
          <w:noProof/>
          <w:sz w:val="28"/>
          <w:szCs w:val="28"/>
        </w:rPr>
        <w:drawing>
          <wp:inline distT="0" distB="0" distL="0" distR="0" wp14:anchorId="1239F10A" wp14:editId="7306F47D">
            <wp:extent cx="4578927" cy="2232389"/>
            <wp:effectExtent l="0" t="0" r="0" b="0"/>
            <wp:docPr id="1709639828" name="Imagem 9" descr="Tela de celular com fundo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39828" name="Imagem 9" descr="Tela de celular com fundo verde&#10;&#10;Descrição gerada automaticamente com confiança mé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5800" cy="2240615"/>
                    </a:xfrm>
                    <a:prstGeom prst="rect">
                      <a:avLst/>
                    </a:prstGeom>
                  </pic:spPr>
                </pic:pic>
              </a:graphicData>
            </a:graphic>
          </wp:inline>
        </w:drawing>
      </w:r>
    </w:p>
    <w:p w14:paraId="2F75D7F0" w14:textId="74B7F65F" w:rsidR="00FC0FE4" w:rsidRPr="00AE079A" w:rsidRDefault="00750595" w:rsidP="00750595">
      <w:pPr>
        <w:pStyle w:val="Ttulo2"/>
      </w:pPr>
      <w:bookmarkStart w:id="29" w:name="_Toc169293932"/>
      <w:r w:rsidRPr="00AE079A">
        <w:t>8.</w:t>
      </w:r>
      <w:r w:rsidR="00CD2AED" w:rsidRPr="00AE079A">
        <w:t>2</w:t>
      </w:r>
      <w:r w:rsidRPr="00AE079A">
        <w:t xml:space="preserve"> </w:t>
      </w:r>
      <w:r w:rsidR="00FC0FE4" w:rsidRPr="00AE079A">
        <w:t>Escolha do silo</w:t>
      </w:r>
      <w:bookmarkEnd w:id="29"/>
    </w:p>
    <w:p w14:paraId="7D5F6F65" w14:textId="43D450E7" w:rsidR="00752FD4" w:rsidRPr="00D46C01" w:rsidRDefault="00FC0FE4" w:rsidP="00D46C01">
      <w:pPr>
        <w:ind w:firstLine="709"/>
        <w:jc w:val="both"/>
        <w:rPr>
          <w:rFonts w:ascii="Arial" w:hAnsi="Arial" w:cs="Arial"/>
        </w:rPr>
      </w:pPr>
      <w:r w:rsidRPr="00AE079A">
        <w:rPr>
          <w:rFonts w:ascii="Arial" w:hAnsi="Arial" w:cs="Arial"/>
        </w:rPr>
        <w:t>Como nosso cliente poderá possuir mais de um silo em sua propriedade, o cliente</w:t>
      </w:r>
      <w:r w:rsidR="00175BAF" w:rsidRPr="00AE079A">
        <w:rPr>
          <w:rFonts w:ascii="Arial" w:hAnsi="Arial" w:cs="Arial"/>
        </w:rPr>
        <w:t xml:space="preserve"> consegue</w:t>
      </w:r>
      <w:r w:rsidRPr="00AE079A">
        <w:rPr>
          <w:rFonts w:ascii="Arial" w:hAnsi="Arial" w:cs="Arial"/>
        </w:rPr>
        <w:t xml:space="preserve"> de forma fácil optar por visualizar individualmente cada um dos silos que possui. Podendo pesquisar o número do silo ou</w:t>
      </w:r>
      <w:r w:rsidR="00175BAF" w:rsidRPr="00AE079A">
        <w:rPr>
          <w:rFonts w:ascii="Arial" w:hAnsi="Arial" w:cs="Arial"/>
        </w:rPr>
        <w:t xml:space="preserve"> o</w:t>
      </w:r>
      <w:r w:rsidRPr="00AE079A">
        <w:rPr>
          <w:rFonts w:ascii="Arial" w:hAnsi="Arial" w:cs="Arial"/>
        </w:rPr>
        <w:t xml:space="preserve"> selecionando na tela.</w:t>
      </w:r>
      <w:r w:rsidR="00FA6CCA">
        <w:rPr>
          <w:rFonts w:ascii="Arial" w:hAnsi="Arial" w:cs="Arial"/>
        </w:rPr>
        <w:t xml:space="preserve"> Possuindo </w:t>
      </w:r>
    </w:p>
    <w:p w14:paraId="26BA5C9F" w14:textId="0373B44B" w:rsidR="001E6662" w:rsidRPr="00AE079A" w:rsidRDefault="00752FD4" w:rsidP="00337EDF">
      <w:pPr>
        <w:spacing w:line="360" w:lineRule="auto"/>
        <w:jc w:val="center"/>
        <w:rPr>
          <w:rFonts w:ascii="Arial" w:hAnsi="Arial" w:cs="Arial"/>
        </w:rPr>
      </w:pPr>
      <w:r w:rsidRPr="00AE079A">
        <w:rPr>
          <w:rFonts w:ascii="Arial" w:hAnsi="Arial" w:cs="Arial"/>
          <w:b/>
          <w:bCs/>
        </w:rPr>
        <w:t xml:space="preserve">Figura </w:t>
      </w:r>
      <w:r w:rsidR="00D36AA6">
        <w:rPr>
          <w:rFonts w:ascii="Arial" w:hAnsi="Arial" w:cs="Arial"/>
          <w:b/>
          <w:bCs/>
        </w:rPr>
        <w:t>11</w:t>
      </w:r>
      <w:r w:rsidRPr="00AE079A">
        <w:rPr>
          <w:rFonts w:ascii="Arial" w:hAnsi="Arial" w:cs="Arial"/>
          <w:b/>
          <w:bCs/>
        </w:rPr>
        <w:t xml:space="preserve"> –</w:t>
      </w:r>
      <w:r w:rsidRPr="00AE079A">
        <w:rPr>
          <w:rFonts w:ascii="Arial" w:hAnsi="Arial" w:cs="Arial"/>
        </w:rPr>
        <w:t xml:space="preserve"> Tela</w:t>
      </w:r>
      <w:r w:rsidR="00D96E26" w:rsidRPr="00AE079A">
        <w:rPr>
          <w:rFonts w:ascii="Arial" w:hAnsi="Arial" w:cs="Arial"/>
        </w:rPr>
        <w:t xml:space="preserve"> </w:t>
      </w:r>
      <w:r w:rsidR="00175BAF" w:rsidRPr="00AE079A">
        <w:rPr>
          <w:rFonts w:ascii="Arial" w:hAnsi="Arial" w:cs="Arial"/>
        </w:rPr>
        <w:t>dos silos</w:t>
      </w:r>
      <w:r w:rsidR="00D96E26" w:rsidRPr="00AE079A">
        <w:rPr>
          <w:rFonts w:ascii="Arial" w:hAnsi="Arial" w:cs="Arial"/>
        </w:rPr>
        <w:t xml:space="preserve"> da dashboard</w:t>
      </w:r>
    </w:p>
    <w:p w14:paraId="15C14DB8" w14:textId="188B3006" w:rsidR="00FC0FE4" w:rsidRPr="00AE079A" w:rsidRDefault="00C851CE" w:rsidP="00DE6135">
      <w:pPr>
        <w:jc w:val="center"/>
        <w:rPr>
          <w:rFonts w:ascii="Arial" w:hAnsi="Arial" w:cs="Arial"/>
          <w:b/>
          <w:bCs/>
          <w:sz w:val="28"/>
          <w:szCs w:val="28"/>
        </w:rPr>
      </w:pPr>
      <w:r>
        <w:rPr>
          <w:rFonts w:ascii="Arial" w:hAnsi="Arial" w:cs="Arial"/>
          <w:b/>
          <w:bCs/>
          <w:noProof/>
          <w:sz w:val="28"/>
          <w:szCs w:val="28"/>
        </w:rPr>
        <w:drawing>
          <wp:inline distT="0" distB="0" distL="0" distR="0" wp14:anchorId="2EBE0BC1" wp14:editId="0CF6CC44">
            <wp:extent cx="4842163" cy="2360725"/>
            <wp:effectExtent l="0" t="0" r="0" b="1905"/>
            <wp:docPr id="51314333" name="Imagem 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333" name="Imagem 8" descr="Interface gráfica do usuári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1752" cy="2365400"/>
                    </a:xfrm>
                    <a:prstGeom prst="rect">
                      <a:avLst/>
                    </a:prstGeom>
                  </pic:spPr>
                </pic:pic>
              </a:graphicData>
            </a:graphic>
          </wp:inline>
        </w:drawing>
      </w:r>
    </w:p>
    <w:p w14:paraId="71667D8C" w14:textId="77777777" w:rsidR="001D6EDB" w:rsidRPr="00AE079A" w:rsidRDefault="001D6EDB" w:rsidP="00FC0FE4">
      <w:pPr>
        <w:jc w:val="both"/>
        <w:rPr>
          <w:rFonts w:ascii="Arial" w:hAnsi="Arial" w:cs="Arial"/>
          <w:b/>
          <w:bCs/>
          <w:sz w:val="28"/>
          <w:szCs w:val="28"/>
        </w:rPr>
      </w:pPr>
    </w:p>
    <w:p w14:paraId="33CF36A1" w14:textId="17C5CD90" w:rsidR="00FC0FE4" w:rsidRPr="00AE079A" w:rsidRDefault="00750595" w:rsidP="002B7120">
      <w:pPr>
        <w:pStyle w:val="Ttulo2"/>
        <w:spacing w:before="0"/>
        <w:rPr>
          <w:color w:val="auto"/>
        </w:rPr>
      </w:pPr>
      <w:bookmarkStart w:id="30" w:name="_Toc169293933"/>
      <w:r w:rsidRPr="00AE079A">
        <w:rPr>
          <w:color w:val="auto"/>
        </w:rPr>
        <w:t>8.</w:t>
      </w:r>
      <w:r w:rsidR="002C1D9A">
        <w:rPr>
          <w:color w:val="auto"/>
        </w:rPr>
        <w:t>3</w:t>
      </w:r>
      <w:r w:rsidRPr="00AE079A">
        <w:rPr>
          <w:color w:val="auto"/>
        </w:rPr>
        <w:t xml:space="preserve"> </w:t>
      </w:r>
      <w:r w:rsidR="00FC0FE4" w:rsidRPr="00AE079A">
        <w:rPr>
          <w:color w:val="auto"/>
        </w:rPr>
        <w:t>Tela dos Gráficos de Monitoramento</w:t>
      </w:r>
      <w:bookmarkEnd w:id="30"/>
    </w:p>
    <w:p w14:paraId="2F6F8D77" w14:textId="3C792797" w:rsidR="00FC0FE4" w:rsidRPr="00AE079A" w:rsidRDefault="00FC0FE4" w:rsidP="00FC0FE4">
      <w:pPr>
        <w:jc w:val="both"/>
        <w:rPr>
          <w:rFonts w:ascii="Arial" w:hAnsi="Arial" w:cs="Arial"/>
        </w:rPr>
      </w:pPr>
      <w:r w:rsidRPr="00AE079A">
        <w:rPr>
          <w:rFonts w:ascii="Arial" w:hAnsi="Arial" w:cs="Arial"/>
        </w:rPr>
        <w:t xml:space="preserve">Após a escolha do silo, serão apresentados os gráficos correspondentes ao mesmo, contendo </w:t>
      </w:r>
      <w:r w:rsidR="009528BE" w:rsidRPr="00AE079A">
        <w:rPr>
          <w:rFonts w:ascii="Arial" w:hAnsi="Arial" w:cs="Arial"/>
        </w:rPr>
        <w:t>3</w:t>
      </w:r>
      <w:r w:rsidRPr="00AE079A">
        <w:rPr>
          <w:rFonts w:ascii="Arial" w:hAnsi="Arial" w:cs="Arial"/>
        </w:rPr>
        <w:t xml:space="preserve"> KPI</w:t>
      </w:r>
      <w:r w:rsidR="009528BE" w:rsidRPr="00AE079A">
        <w:rPr>
          <w:rFonts w:ascii="Arial" w:hAnsi="Arial" w:cs="Arial"/>
        </w:rPr>
        <w:t xml:space="preserve">’s, sendo </w:t>
      </w:r>
      <w:r w:rsidR="007E63FD" w:rsidRPr="00AE079A">
        <w:rPr>
          <w:rFonts w:ascii="Arial" w:hAnsi="Arial" w:cs="Arial"/>
        </w:rPr>
        <w:t>a primeira mostrando a temperatura atual</w:t>
      </w:r>
      <w:r w:rsidR="000815E3" w:rsidRPr="00AE079A">
        <w:rPr>
          <w:rFonts w:ascii="Arial" w:hAnsi="Arial" w:cs="Arial"/>
        </w:rPr>
        <w:t xml:space="preserve"> a segunda a umidade atual e a </w:t>
      </w:r>
      <w:r w:rsidR="00733217" w:rsidRPr="00AE079A">
        <w:rPr>
          <w:rFonts w:ascii="Arial" w:hAnsi="Arial" w:cs="Arial"/>
        </w:rPr>
        <w:t xml:space="preserve">última mostrando quantos dos sensores </w:t>
      </w:r>
      <w:r w:rsidR="00B7388F" w:rsidRPr="00AE079A">
        <w:rPr>
          <w:rFonts w:ascii="Arial" w:hAnsi="Arial" w:cs="Arial"/>
        </w:rPr>
        <w:t>estão em estado de alerta em relação com os sensores existente</w:t>
      </w:r>
      <w:r w:rsidR="00100809" w:rsidRPr="00AE079A">
        <w:rPr>
          <w:rFonts w:ascii="Arial" w:hAnsi="Arial" w:cs="Arial"/>
        </w:rPr>
        <w:t>s. Além de possuir um gráfico para</w:t>
      </w:r>
      <w:r w:rsidR="00576273" w:rsidRPr="00AE079A">
        <w:rPr>
          <w:rFonts w:ascii="Arial" w:hAnsi="Arial" w:cs="Arial"/>
        </w:rPr>
        <w:t xml:space="preserve"> cada</w:t>
      </w:r>
      <w:r w:rsidR="00100809" w:rsidRPr="00AE079A">
        <w:rPr>
          <w:rFonts w:ascii="Arial" w:hAnsi="Arial" w:cs="Arial"/>
        </w:rPr>
        <w:t xml:space="preserve"> sensor existente dentro do silo</w:t>
      </w:r>
      <w:r w:rsidR="00576273" w:rsidRPr="00AE079A">
        <w:rPr>
          <w:rFonts w:ascii="Arial" w:hAnsi="Arial" w:cs="Arial"/>
        </w:rPr>
        <w:t xml:space="preserve">. </w:t>
      </w:r>
      <w:r w:rsidRPr="00AE079A">
        <w:rPr>
          <w:rFonts w:ascii="Arial" w:hAnsi="Arial" w:cs="Arial"/>
        </w:rPr>
        <w:t>E logo acima da dashboard conterá um link para o cliente deseje visualizar todo o histórico do mês daquele silo.</w:t>
      </w:r>
    </w:p>
    <w:p w14:paraId="4873E6F5" w14:textId="77777777" w:rsidR="00D96E26" w:rsidRPr="00AE079A" w:rsidRDefault="00D96E26" w:rsidP="00D96E26">
      <w:pPr>
        <w:jc w:val="both"/>
        <w:rPr>
          <w:rFonts w:ascii="Arial" w:hAnsi="Arial" w:cs="Arial"/>
          <w:sz w:val="28"/>
          <w:szCs w:val="28"/>
        </w:rPr>
      </w:pPr>
    </w:p>
    <w:p w14:paraId="593C4478" w14:textId="6EEF0699" w:rsidR="00D96E26" w:rsidRPr="00AE079A" w:rsidRDefault="00D96E26" w:rsidP="00D96E26">
      <w:pPr>
        <w:spacing w:line="360" w:lineRule="auto"/>
        <w:jc w:val="center"/>
        <w:rPr>
          <w:rFonts w:ascii="Arial" w:hAnsi="Arial" w:cs="Arial"/>
        </w:rPr>
      </w:pPr>
      <w:r w:rsidRPr="00AE079A">
        <w:rPr>
          <w:rFonts w:ascii="Arial" w:hAnsi="Arial" w:cs="Arial"/>
          <w:b/>
          <w:bCs/>
        </w:rPr>
        <w:t>Figura</w:t>
      </w:r>
      <w:r w:rsidR="00120E7E">
        <w:rPr>
          <w:rFonts w:ascii="Arial" w:hAnsi="Arial" w:cs="Arial"/>
          <w:b/>
          <w:bCs/>
        </w:rPr>
        <w:t xml:space="preserve"> </w:t>
      </w:r>
      <w:r w:rsidR="00D36AA6">
        <w:rPr>
          <w:rFonts w:ascii="Arial" w:hAnsi="Arial" w:cs="Arial"/>
          <w:b/>
          <w:bCs/>
        </w:rPr>
        <w:t>12</w:t>
      </w:r>
      <w:r w:rsidRPr="00AE079A">
        <w:rPr>
          <w:rFonts w:ascii="Arial" w:hAnsi="Arial" w:cs="Arial"/>
          <w:b/>
          <w:bCs/>
        </w:rPr>
        <w:t>–</w:t>
      </w:r>
      <w:r w:rsidRPr="00AE079A">
        <w:rPr>
          <w:rFonts w:ascii="Arial" w:hAnsi="Arial" w:cs="Arial"/>
        </w:rPr>
        <w:t xml:space="preserve"> Tela </w:t>
      </w:r>
      <w:r w:rsidR="00DE5DA7" w:rsidRPr="00AE079A">
        <w:rPr>
          <w:rFonts w:ascii="Arial" w:hAnsi="Arial" w:cs="Arial"/>
        </w:rPr>
        <w:t>com os gráficos da dashboard</w:t>
      </w:r>
    </w:p>
    <w:p w14:paraId="372E36A6" w14:textId="0261C42E" w:rsidR="00D46C01" w:rsidRPr="003D4631" w:rsidRDefault="00C24C91" w:rsidP="003D4631">
      <w:pPr>
        <w:jc w:val="both"/>
        <w:rPr>
          <w:rFonts w:ascii="Arial" w:hAnsi="Arial" w:cs="Arial"/>
          <w:sz w:val="28"/>
          <w:szCs w:val="28"/>
        </w:rPr>
      </w:pPr>
      <w:r>
        <w:rPr>
          <w:rFonts w:ascii="Arial" w:hAnsi="Arial" w:cs="Arial"/>
          <w:b/>
          <w:bCs/>
          <w:noProof/>
          <w:sz w:val="28"/>
          <w:szCs w:val="28"/>
        </w:rPr>
        <w:drawing>
          <wp:inline distT="0" distB="0" distL="0" distR="0" wp14:anchorId="3BB82D02" wp14:editId="62B76445">
            <wp:extent cx="5400040" cy="2632710"/>
            <wp:effectExtent l="0" t="0" r="0" b="0"/>
            <wp:docPr id="1505186261" name="Imagem 7" descr="Tela de computador com fun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86261" name="Imagem 7" descr="Tela de computador com fundo verde&#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632710"/>
                    </a:xfrm>
                    <a:prstGeom prst="rect">
                      <a:avLst/>
                    </a:prstGeom>
                  </pic:spPr>
                </pic:pic>
              </a:graphicData>
            </a:graphic>
          </wp:inline>
        </w:drawing>
      </w:r>
    </w:p>
    <w:p w14:paraId="4DCB46A1" w14:textId="77777777" w:rsidR="00D46C01" w:rsidRPr="00AE079A" w:rsidRDefault="00D46C01" w:rsidP="00C851CE">
      <w:pPr>
        <w:jc w:val="center"/>
        <w:rPr>
          <w:rFonts w:ascii="Arial" w:hAnsi="Arial" w:cs="Arial"/>
          <w:b/>
          <w:bCs/>
          <w:sz w:val="28"/>
          <w:szCs w:val="28"/>
        </w:rPr>
      </w:pPr>
    </w:p>
    <w:p w14:paraId="4838A672" w14:textId="3605F212" w:rsidR="00FC0FE4" w:rsidRPr="00AE079A" w:rsidRDefault="00372DFF" w:rsidP="002B7120">
      <w:pPr>
        <w:pStyle w:val="Ttulo2"/>
        <w:rPr>
          <w:color w:val="auto"/>
        </w:rPr>
      </w:pPr>
      <w:bookmarkStart w:id="31" w:name="_Toc169293934"/>
      <w:r w:rsidRPr="00AE079A">
        <w:rPr>
          <w:color w:val="auto"/>
        </w:rPr>
        <w:t>8.</w:t>
      </w:r>
      <w:r w:rsidR="002C1D9A">
        <w:rPr>
          <w:color w:val="auto"/>
        </w:rPr>
        <w:t>4</w:t>
      </w:r>
      <w:r w:rsidRPr="00AE079A">
        <w:rPr>
          <w:color w:val="auto"/>
        </w:rPr>
        <w:t xml:space="preserve"> </w:t>
      </w:r>
      <w:r w:rsidR="00FC0FE4" w:rsidRPr="00AE079A">
        <w:rPr>
          <w:color w:val="auto"/>
        </w:rPr>
        <w:t>KPI’s do Silo</w:t>
      </w:r>
      <w:bookmarkEnd w:id="31"/>
    </w:p>
    <w:p w14:paraId="0D323C83" w14:textId="1BD9A7DE" w:rsidR="00E00C02" w:rsidRPr="003D4631" w:rsidRDefault="00FC0FE4" w:rsidP="003D4631">
      <w:pPr>
        <w:ind w:firstLine="709"/>
        <w:jc w:val="both"/>
        <w:rPr>
          <w:rFonts w:ascii="Arial" w:hAnsi="Arial" w:cs="Arial"/>
        </w:rPr>
      </w:pPr>
      <w:r w:rsidRPr="00AE079A">
        <w:rPr>
          <w:rFonts w:ascii="Arial" w:hAnsi="Arial" w:cs="Arial"/>
        </w:rPr>
        <w:t xml:space="preserve">Demonstração em destaque da temperatura e da umidade atual do silo, </w:t>
      </w:r>
      <w:r w:rsidR="00153E11" w:rsidRPr="00AE079A">
        <w:rPr>
          <w:rFonts w:ascii="Arial" w:hAnsi="Arial" w:cs="Arial"/>
        </w:rPr>
        <w:t xml:space="preserve">juntamente com  a </w:t>
      </w:r>
      <w:r w:rsidR="00422829" w:rsidRPr="00AE079A">
        <w:rPr>
          <w:rFonts w:ascii="Arial" w:hAnsi="Arial" w:cs="Arial"/>
        </w:rPr>
        <w:t xml:space="preserve"> demostrando de quantos </w:t>
      </w:r>
      <w:r w:rsidR="002669C8" w:rsidRPr="00AE079A">
        <w:rPr>
          <w:rFonts w:ascii="Arial" w:hAnsi="Arial" w:cs="Arial"/>
        </w:rPr>
        <w:t>dos sensores existe</w:t>
      </w:r>
      <w:r w:rsidR="00C7783D" w:rsidRPr="00AE079A">
        <w:rPr>
          <w:rFonts w:ascii="Arial" w:hAnsi="Arial" w:cs="Arial"/>
        </w:rPr>
        <w:t>ntes e</w:t>
      </w:r>
      <w:r w:rsidR="00597F0F" w:rsidRPr="00AE079A">
        <w:rPr>
          <w:rFonts w:ascii="Arial" w:hAnsi="Arial" w:cs="Arial"/>
        </w:rPr>
        <w:t>s</w:t>
      </w:r>
      <w:r w:rsidR="00C7783D" w:rsidRPr="00AE079A">
        <w:rPr>
          <w:rFonts w:ascii="Arial" w:hAnsi="Arial" w:cs="Arial"/>
        </w:rPr>
        <w:t>tão em estado de alerta</w:t>
      </w:r>
      <w:r w:rsidR="00597F0F" w:rsidRPr="00AE079A">
        <w:rPr>
          <w:rFonts w:ascii="Arial" w:hAnsi="Arial" w:cs="Arial"/>
        </w:rPr>
        <w:t xml:space="preserve"> próximos aos parâmetros</w:t>
      </w:r>
      <w:r w:rsidR="00C7783D" w:rsidRPr="00AE079A">
        <w:rPr>
          <w:rFonts w:ascii="Arial" w:hAnsi="Arial" w:cs="Arial"/>
        </w:rPr>
        <w:t xml:space="preserve">, </w:t>
      </w:r>
      <w:r w:rsidRPr="00AE079A">
        <w:rPr>
          <w:rFonts w:ascii="Arial" w:hAnsi="Arial" w:cs="Arial"/>
        </w:rPr>
        <w:t>que</w:t>
      </w:r>
      <w:r w:rsidR="005079D3" w:rsidRPr="00AE079A">
        <w:rPr>
          <w:rFonts w:ascii="Arial" w:hAnsi="Arial" w:cs="Arial"/>
        </w:rPr>
        <w:t xml:space="preserve"> </w:t>
      </w:r>
      <w:r w:rsidRPr="00AE079A">
        <w:rPr>
          <w:rFonts w:ascii="Arial" w:hAnsi="Arial" w:cs="Arial"/>
        </w:rPr>
        <w:t xml:space="preserve">apareceria na tela quando o silo fosse selecionado. </w:t>
      </w:r>
    </w:p>
    <w:p w14:paraId="77C95A59" w14:textId="77777777" w:rsidR="00DE6135" w:rsidRPr="00AE079A" w:rsidRDefault="00DE6135" w:rsidP="00E00C02">
      <w:pPr>
        <w:spacing w:line="360" w:lineRule="auto"/>
        <w:jc w:val="center"/>
        <w:rPr>
          <w:rFonts w:ascii="Arial" w:hAnsi="Arial" w:cs="Arial"/>
          <w:b/>
          <w:bCs/>
        </w:rPr>
      </w:pPr>
    </w:p>
    <w:p w14:paraId="628F1CCC" w14:textId="6178A011" w:rsidR="00E00C02" w:rsidRPr="00AE079A" w:rsidRDefault="00E00C02" w:rsidP="00E00C02">
      <w:pPr>
        <w:spacing w:line="360" w:lineRule="auto"/>
        <w:jc w:val="center"/>
        <w:rPr>
          <w:rFonts w:ascii="Arial" w:hAnsi="Arial" w:cs="Arial"/>
        </w:rPr>
      </w:pPr>
      <w:r w:rsidRPr="00AE079A">
        <w:rPr>
          <w:rFonts w:ascii="Arial" w:hAnsi="Arial" w:cs="Arial"/>
          <w:b/>
          <w:bCs/>
        </w:rPr>
        <w:t xml:space="preserve">Figura </w:t>
      </w:r>
      <w:r w:rsidR="00C36365" w:rsidRPr="00AE079A">
        <w:rPr>
          <w:rFonts w:ascii="Arial" w:hAnsi="Arial" w:cs="Arial"/>
          <w:b/>
          <w:bCs/>
        </w:rPr>
        <w:t>1</w:t>
      </w:r>
      <w:r w:rsidR="006B0485">
        <w:rPr>
          <w:rFonts w:ascii="Arial" w:hAnsi="Arial" w:cs="Arial"/>
          <w:b/>
          <w:bCs/>
        </w:rPr>
        <w:t>3</w:t>
      </w:r>
      <w:r w:rsidRPr="00AE079A">
        <w:rPr>
          <w:rFonts w:ascii="Arial" w:hAnsi="Arial" w:cs="Arial"/>
          <w:b/>
          <w:bCs/>
        </w:rPr>
        <w:t xml:space="preserve"> –</w:t>
      </w:r>
      <w:r w:rsidRPr="00AE079A">
        <w:rPr>
          <w:rFonts w:ascii="Arial" w:hAnsi="Arial" w:cs="Arial"/>
        </w:rPr>
        <w:t xml:space="preserve"> KPI’s da temperatura</w:t>
      </w:r>
      <w:r w:rsidR="004330FC" w:rsidRPr="00AE079A">
        <w:rPr>
          <w:rFonts w:ascii="Arial" w:hAnsi="Arial" w:cs="Arial"/>
        </w:rPr>
        <w:t xml:space="preserve">, </w:t>
      </w:r>
      <w:r w:rsidRPr="00AE079A">
        <w:rPr>
          <w:rFonts w:ascii="Arial" w:hAnsi="Arial" w:cs="Arial"/>
        </w:rPr>
        <w:t>umidade</w:t>
      </w:r>
      <w:r w:rsidR="004330FC" w:rsidRPr="00AE079A">
        <w:rPr>
          <w:rFonts w:ascii="Arial" w:hAnsi="Arial" w:cs="Arial"/>
        </w:rPr>
        <w:t xml:space="preserve"> e sensores em alerta</w:t>
      </w:r>
    </w:p>
    <w:p w14:paraId="19ADDD35" w14:textId="28F162AF" w:rsidR="00FC0FE4" w:rsidRPr="00AE079A" w:rsidRDefault="00A6277B" w:rsidP="003D4631">
      <w:pPr>
        <w:jc w:val="center"/>
        <w:rPr>
          <w:rFonts w:ascii="Arial" w:hAnsi="Arial" w:cs="Arial"/>
          <w:sz w:val="28"/>
          <w:szCs w:val="28"/>
        </w:rPr>
      </w:pPr>
      <w:r>
        <w:rPr>
          <w:rFonts w:ascii="Arial" w:hAnsi="Arial" w:cs="Arial"/>
          <w:b/>
          <w:bCs/>
          <w:noProof/>
          <w:sz w:val="28"/>
          <w:szCs w:val="28"/>
        </w:rPr>
        <w:drawing>
          <wp:inline distT="0" distB="0" distL="0" distR="0" wp14:anchorId="10FB6D6F" wp14:editId="47727375">
            <wp:extent cx="4209415" cy="1019175"/>
            <wp:effectExtent l="0" t="0" r="635" b="9525"/>
            <wp:docPr id="1682228841" name="Imagem 7" descr="Tela de computador com fun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86261" name="Imagem 7" descr="Tela de computador com fundo verde&#10;&#10;Descrição gerada automaticamente"/>
                    <pic:cNvPicPr/>
                  </pic:nvPicPr>
                  <pic:blipFill rotWithShape="1">
                    <a:blip r:embed="rId28" cstate="print">
                      <a:extLst>
                        <a:ext uri="{28A0092B-C50C-407E-A947-70E740481C1C}">
                          <a14:useLocalDpi xmlns:a14="http://schemas.microsoft.com/office/drawing/2010/main" val="0"/>
                        </a:ext>
                      </a:extLst>
                    </a:blip>
                    <a:srcRect l="21695" t="1809" r="353" b="59479"/>
                    <a:stretch/>
                  </pic:blipFill>
                  <pic:spPr bwMode="auto">
                    <a:xfrm>
                      <a:off x="0" y="0"/>
                      <a:ext cx="4209415" cy="1019175"/>
                    </a:xfrm>
                    <a:prstGeom prst="rect">
                      <a:avLst/>
                    </a:prstGeom>
                    <a:ln>
                      <a:noFill/>
                    </a:ln>
                    <a:extLst>
                      <a:ext uri="{53640926-AAD7-44D8-BBD7-CCE9431645EC}">
                        <a14:shadowObscured xmlns:a14="http://schemas.microsoft.com/office/drawing/2010/main"/>
                      </a:ext>
                    </a:extLst>
                  </pic:spPr>
                </pic:pic>
              </a:graphicData>
            </a:graphic>
          </wp:inline>
        </w:drawing>
      </w:r>
      <w:r w:rsidR="005079D3" w:rsidRPr="00AE079A">
        <w:rPr>
          <w:rFonts w:ascii="Arial" w:hAnsi="Arial" w:cs="Arial"/>
          <w:sz w:val="28"/>
          <w:szCs w:val="28"/>
        </w:rPr>
        <w:t xml:space="preserve">    </w:t>
      </w:r>
    </w:p>
    <w:p w14:paraId="3E0BEAA8" w14:textId="77777777" w:rsidR="00FC0FE4" w:rsidRPr="00AE079A" w:rsidRDefault="00FC0FE4" w:rsidP="00FC0FE4">
      <w:pPr>
        <w:jc w:val="both"/>
        <w:rPr>
          <w:rFonts w:ascii="Arial" w:hAnsi="Arial" w:cs="Arial"/>
          <w:sz w:val="28"/>
          <w:szCs w:val="28"/>
        </w:rPr>
      </w:pPr>
    </w:p>
    <w:p w14:paraId="6A3615E8" w14:textId="16A5698A" w:rsidR="00FC0FE4" w:rsidRPr="00AE079A" w:rsidRDefault="00372DFF" w:rsidP="002B7120">
      <w:pPr>
        <w:pStyle w:val="Ttulo2"/>
        <w:rPr>
          <w:color w:val="auto"/>
        </w:rPr>
      </w:pPr>
      <w:bookmarkStart w:id="32" w:name="_Toc169293935"/>
      <w:r w:rsidRPr="00AE079A">
        <w:rPr>
          <w:color w:val="auto"/>
        </w:rPr>
        <w:t>8.</w:t>
      </w:r>
      <w:r w:rsidR="002C1D9A">
        <w:rPr>
          <w:color w:val="auto"/>
        </w:rPr>
        <w:t>5</w:t>
      </w:r>
      <w:r w:rsidRPr="00AE079A">
        <w:rPr>
          <w:color w:val="auto"/>
        </w:rPr>
        <w:t xml:space="preserve"> </w:t>
      </w:r>
      <w:r w:rsidR="00FC0FE4" w:rsidRPr="00AE079A">
        <w:rPr>
          <w:color w:val="auto"/>
        </w:rPr>
        <w:t>Gráfico De Monitoramento Da Temperatura</w:t>
      </w:r>
      <w:bookmarkEnd w:id="32"/>
      <w:r w:rsidR="00FC0FE4" w:rsidRPr="00AE079A">
        <w:rPr>
          <w:color w:val="auto"/>
        </w:rPr>
        <w:t xml:space="preserve"> </w:t>
      </w:r>
    </w:p>
    <w:p w14:paraId="37F34E2F" w14:textId="3776A4C5" w:rsidR="00FC0FE4" w:rsidRPr="00AE079A" w:rsidRDefault="00FC0FE4" w:rsidP="00346CF5">
      <w:pPr>
        <w:spacing w:before="240"/>
        <w:ind w:firstLine="709"/>
        <w:jc w:val="both"/>
        <w:rPr>
          <w:rFonts w:ascii="Arial" w:hAnsi="Arial" w:cs="Arial"/>
        </w:rPr>
      </w:pPr>
      <w:r w:rsidRPr="00AE079A">
        <w:rPr>
          <w:rFonts w:ascii="Arial" w:hAnsi="Arial" w:cs="Arial"/>
        </w:rPr>
        <w:t xml:space="preserve">Por meio de um gráfico de linhas, será expresso as informações coletadas pelo </w:t>
      </w:r>
      <w:r w:rsidR="00A31C2D" w:rsidRPr="00AE079A">
        <w:rPr>
          <w:rFonts w:ascii="Arial" w:hAnsi="Arial" w:cs="Arial"/>
        </w:rPr>
        <w:t>sensor</w:t>
      </w:r>
      <w:r w:rsidRPr="00AE079A">
        <w:rPr>
          <w:rFonts w:ascii="Arial" w:hAnsi="Arial" w:cs="Arial"/>
        </w:rPr>
        <w:t xml:space="preserve"> LM35, onde a temperatura será atualizada a cada hora.</w:t>
      </w:r>
    </w:p>
    <w:p w14:paraId="0C0B1FF1" w14:textId="77777777" w:rsidR="00FC0FE4" w:rsidRPr="00AE079A" w:rsidRDefault="00FC0FE4" w:rsidP="00FC0FE4">
      <w:pPr>
        <w:jc w:val="both"/>
        <w:rPr>
          <w:rFonts w:ascii="Arial" w:hAnsi="Arial" w:cs="Arial"/>
          <w:sz w:val="28"/>
          <w:szCs w:val="28"/>
        </w:rPr>
      </w:pPr>
    </w:p>
    <w:p w14:paraId="7F767FE9" w14:textId="303FE660" w:rsidR="00E00C02" w:rsidRPr="00AE079A" w:rsidRDefault="00E00C02" w:rsidP="00E00C02">
      <w:pPr>
        <w:spacing w:line="360" w:lineRule="auto"/>
        <w:jc w:val="center"/>
        <w:rPr>
          <w:rFonts w:ascii="Arial" w:hAnsi="Arial" w:cs="Arial"/>
        </w:rPr>
      </w:pPr>
      <w:r w:rsidRPr="00AE079A">
        <w:rPr>
          <w:rFonts w:ascii="Arial" w:hAnsi="Arial" w:cs="Arial"/>
          <w:b/>
          <w:bCs/>
        </w:rPr>
        <w:t xml:space="preserve">Figura </w:t>
      </w:r>
      <w:r w:rsidR="00617D5A" w:rsidRPr="00AE079A">
        <w:rPr>
          <w:rFonts w:ascii="Arial" w:hAnsi="Arial" w:cs="Arial"/>
          <w:b/>
          <w:bCs/>
        </w:rPr>
        <w:t>1</w:t>
      </w:r>
      <w:r w:rsidR="006B0485">
        <w:rPr>
          <w:rFonts w:ascii="Arial" w:hAnsi="Arial" w:cs="Arial"/>
          <w:b/>
          <w:bCs/>
        </w:rPr>
        <w:t>4</w:t>
      </w:r>
      <w:r w:rsidRPr="00AE079A">
        <w:rPr>
          <w:rFonts w:ascii="Arial" w:hAnsi="Arial" w:cs="Arial"/>
          <w:b/>
          <w:bCs/>
        </w:rPr>
        <w:t xml:space="preserve"> –</w:t>
      </w:r>
      <w:r w:rsidRPr="00AE079A">
        <w:rPr>
          <w:rFonts w:ascii="Arial" w:hAnsi="Arial" w:cs="Arial"/>
        </w:rPr>
        <w:t xml:space="preserve"> </w:t>
      </w:r>
      <w:r w:rsidR="00AB5562" w:rsidRPr="00AE079A">
        <w:rPr>
          <w:rFonts w:ascii="Arial" w:hAnsi="Arial" w:cs="Arial"/>
        </w:rPr>
        <w:t>Gráfico de temperatura</w:t>
      </w:r>
    </w:p>
    <w:p w14:paraId="21D5233D" w14:textId="77777777" w:rsidR="00FC0FE4" w:rsidRPr="00AE079A" w:rsidRDefault="00FC0FE4" w:rsidP="00FC0FE4">
      <w:pPr>
        <w:jc w:val="center"/>
        <w:rPr>
          <w:rFonts w:ascii="Arial" w:hAnsi="Arial" w:cs="Arial"/>
          <w:sz w:val="28"/>
          <w:szCs w:val="28"/>
        </w:rPr>
      </w:pPr>
      <w:r w:rsidRPr="00AE079A">
        <w:rPr>
          <w:rFonts w:ascii="Arial" w:hAnsi="Arial" w:cs="Arial"/>
          <w:noProof/>
          <w:sz w:val="28"/>
          <w:szCs w:val="28"/>
        </w:rPr>
        <w:drawing>
          <wp:inline distT="0" distB="0" distL="0" distR="0" wp14:anchorId="404CBEE5" wp14:editId="5B441AED">
            <wp:extent cx="4620490" cy="2587774"/>
            <wp:effectExtent l="0" t="0" r="8890" b="3175"/>
            <wp:docPr id="1729507875" name="Imagem 1" descr="Tela de celular com fundo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7875" name="Imagem 1" descr="Tela de celular com fundo verde&#10;&#10;Descrição gerada automaticamente com confiança média"/>
                    <pic:cNvPicPr/>
                  </pic:nvPicPr>
                  <pic:blipFill rotWithShape="1">
                    <a:blip r:embed="rId29">
                      <a:extLst>
                        <a:ext uri="{28A0092B-C50C-407E-A947-70E740481C1C}">
                          <a14:useLocalDpi xmlns:a14="http://schemas.microsoft.com/office/drawing/2010/main" val="0"/>
                        </a:ext>
                      </a:extLst>
                    </a:blip>
                    <a:srcRect l="22971" t="28351" r="19042" b="9235"/>
                    <a:stretch/>
                  </pic:blipFill>
                  <pic:spPr bwMode="auto">
                    <a:xfrm>
                      <a:off x="0" y="0"/>
                      <a:ext cx="4644571" cy="2601261"/>
                    </a:xfrm>
                    <a:prstGeom prst="rect">
                      <a:avLst/>
                    </a:prstGeom>
                    <a:ln>
                      <a:noFill/>
                    </a:ln>
                    <a:extLst>
                      <a:ext uri="{53640926-AAD7-44D8-BBD7-CCE9431645EC}">
                        <a14:shadowObscured xmlns:a14="http://schemas.microsoft.com/office/drawing/2010/main"/>
                      </a:ext>
                    </a:extLst>
                  </pic:spPr>
                </pic:pic>
              </a:graphicData>
            </a:graphic>
          </wp:inline>
        </w:drawing>
      </w:r>
    </w:p>
    <w:p w14:paraId="3BF9692D" w14:textId="77777777" w:rsidR="00FC0FE4" w:rsidRPr="00AE079A" w:rsidRDefault="00FC0FE4" w:rsidP="00FC0FE4">
      <w:pPr>
        <w:jc w:val="both"/>
        <w:rPr>
          <w:rFonts w:ascii="Arial" w:hAnsi="Arial" w:cs="Arial"/>
          <w:sz w:val="28"/>
          <w:szCs w:val="28"/>
        </w:rPr>
      </w:pPr>
    </w:p>
    <w:p w14:paraId="6A44B0E5" w14:textId="2A3C8742" w:rsidR="00FC0FE4" w:rsidRPr="00AE079A" w:rsidRDefault="00372DFF" w:rsidP="002B7120">
      <w:pPr>
        <w:pStyle w:val="Ttulo2"/>
        <w:rPr>
          <w:color w:val="auto"/>
        </w:rPr>
      </w:pPr>
      <w:bookmarkStart w:id="33" w:name="_Toc169293936"/>
      <w:r w:rsidRPr="00AE079A">
        <w:rPr>
          <w:color w:val="auto"/>
        </w:rPr>
        <w:t>8.</w:t>
      </w:r>
      <w:r w:rsidR="002C1D9A">
        <w:rPr>
          <w:color w:val="auto"/>
        </w:rPr>
        <w:t>6</w:t>
      </w:r>
      <w:r w:rsidRPr="00AE079A">
        <w:rPr>
          <w:color w:val="auto"/>
        </w:rPr>
        <w:t xml:space="preserve"> </w:t>
      </w:r>
      <w:r w:rsidR="00FC0FE4" w:rsidRPr="00AE079A">
        <w:rPr>
          <w:color w:val="auto"/>
        </w:rPr>
        <w:t>Gráfico de monitoramento da umidade</w:t>
      </w:r>
      <w:bookmarkEnd w:id="33"/>
    </w:p>
    <w:p w14:paraId="0871830E" w14:textId="1CED621E" w:rsidR="00AB5562" w:rsidRPr="003D4631" w:rsidRDefault="00FC0FE4" w:rsidP="003D4631">
      <w:pPr>
        <w:ind w:firstLine="851"/>
        <w:jc w:val="both"/>
        <w:rPr>
          <w:rFonts w:ascii="Arial" w:hAnsi="Arial" w:cs="Arial"/>
        </w:rPr>
      </w:pPr>
      <w:r w:rsidRPr="00AE079A">
        <w:rPr>
          <w:rFonts w:ascii="Arial" w:hAnsi="Arial" w:cs="Arial"/>
        </w:rPr>
        <w:t xml:space="preserve">Por meio de um gráfico de linhas, assim como no gráfico da temperatura, será expresso as informações da umidade coletadas pelo sensor DHT11, onde a </w:t>
      </w:r>
      <w:r w:rsidR="003C79C3" w:rsidRPr="00AE079A">
        <w:rPr>
          <w:rFonts w:ascii="Arial" w:hAnsi="Arial" w:cs="Arial"/>
        </w:rPr>
        <w:t>umidade</w:t>
      </w:r>
      <w:r w:rsidRPr="00AE079A">
        <w:rPr>
          <w:rFonts w:ascii="Arial" w:hAnsi="Arial" w:cs="Arial"/>
        </w:rPr>
        <w:t xml:space="preserve"> será colocada a cada hora, está tendo que ficar </w:t>
      </w:r>
      <w:r w:rsidR="00220900" w:rsidRPr="00AE079A">
        <w:rPr>
          <w:rFonts w:ascii="Arial" w:hAnsi="Arial" w:cs="Arial"/>
        </w:rPr>
        <w:t>abaixo de 70</w:t>
      </w:r>
      <w:r w:rsidRPr="00AE079A">
        <w:rPr>
          <w:rFonts w:ascii="Arial" w:hAnsi="Arial" w:cs="Arial"/>
        </w:rPr>
        <w:t>%, para o alerta não seja emitido. Semelhante ao de temperatura.</w:t>
      </w:r>
    </w:p>
    <w:p w14:paraId="6D838BB3" w14:textId="249046F4" w:rsidR="00AB5562" w:rsidRPr="00744FFD" w:rsidRDefault="00AB5562" w:rsidP="00744FFD">
      <w:pPr>
        <w:spacing w:line="360" w:lineRule="auto"/>
        <w:jc w:val="center"/>
        <w:rPr>
          <w:rFonts w:ascii="Arial" w:hAnsi="Arial" w:cs="Arial"/>
        </w:rPr>
      </w:pPr>
      <w:r w:rsidRPr="00AE079A">
        <w:rPr>
          <w:rFonts w:ascii="Arial" w:hAnsi="Arial" w:cs="Arial"/>
          <w:b/>
          <w:bCs/>
        </w:rPr>
        <w:t xml:space="preserve">Figura </w:t>
      </w:r>
      <w:r w:rsidR="00617D5A" w:rsidRPr="00AE079A">
        <w:rPr>
          <w:rFonts w:ascii="Arial" w:hAnsi="Arial" w:cs="Arial"/>
          <w:b/>
          <w:bCs/>
        </w:rPr>
        <w:t>1</w:t>
      </w:r>
      <w:r w:rsidR="006B0485">
        <w:rPr>
          <w:rFonts w:ascii="Arial" w:hAnsi="Arial" w:cs="Arial"/>
          <w:b/>
          <w:bCs/>
        </w:rPr>
        <w:t>5</w:t>
      </w:r>
      <w:r w:rsidRPr="00AE079A">
        <w:rPr>
          <w:rFonts w:ascii="Arial" w:hAnsi="Arial" w:cs="Arial"/>
          <w:b/>
          <w:bCs/>
        </w:rPr>
        <w:t xml:space="preserve"> –</w:t>
      </w:r>
      <w:r w:rsidRPr="00AE079A">
        <w:rPr>
          <w:rFonts w:ascii="Arial" w:hAnsi="Arial" w:cs="Arial"/>
        </w:rPr>
        <w:t xml:space="preserve"> </w:t>
      </w:r>
      <w:r w:rsidR="00FC0FE4" w:rsidRPr="00AE079A">
        <w:rPr>
          <w:rFonts w:ascii="Arial" w:hAnsi="Arial" w:cs="Arial"/>
          <w:noProof/>
          <w:sz w:val="28"/>
          <w:szCs w:val="28"/>
        </w:rPr>
        <w:drawing>
          <wp:anchor distT="0" distB="0" distL="114300" distR="114300" simplePos="0" relativeHeight="251655680" behindDoc="0" locked="0" layoutInCell="1" allowOverlap="1" wp14:anchorId="5EC9D7BA" wp14:editId="0065EE6A">
            <wp:simplePos x="0" y="0"/>
            <wp:positionH relativeFrom="margin">
              <wp:posOffset>678873</wp:posOffset>
            </wp:positionH>
            <wp:positionV relativeFrom="paragraph">
              <wp:posOffset>316288</wp:posOffset>
            </wp:positionV>
            <wp:extent cx="4015740" cy="2230120"/>
            <wp:effectExtent l="0" t="0" r="3810" b="0"/>
            <wp:wrapTopAndBottom/>
            <wp:docPr id="939413567"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3567" name="Imagem 2" descr="Interface gráfica do usuário&#10;&#10;Descrição gerada automaticamente"/>
                    <pic:cNvPicPr/>
                  </pic:nvPicPr>
                  <pic:blipFill rotWithShape="1">
                    <a:blip r:embed="rId30">
                      <a:extLst>
                        <a:ext uri="{28A0092B-C50C-407E-A947-70E740481C1C}">
                          <a14:useLocalDpi xmlns:a14="http://schemas.microsoft.com/office/drawing/2010/main" val="0"/>
                        </a:ext>
                      </a:extLst>
                    </a:blip>
                    <a:srcRect l="40799" t="41508" r="2356" b="2048"/>
                    <a:stretch/>
                  </pic:blipFill>
                  <pic:spPr bwMode="auto">
                    <a:xfrm>
                      <a:off x="0" y="0"/>
                      <a:ext cx="4015740" cy="2230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079A">
        <w:rPr>
          <w:rFonts w:ascii="Arial" w:hAnsi="Arial" w:cs="Arial"/>
        </w:rPr>
        <w:t>Gráfico de umidade</w:t>
      </w:r>
    </w:p>
    <w:p w14:paraId="45570D26" w14:textId="77777777" w:rsidR="00FC0FE4" w:rsidRPr="00AE079A" w:rsidRDefault="00FC0FE4" w:rsidP="00FC0FE4">
      <w:pPr>
        <w:jc w:val="both"/>
        <w:rPr>
          <w:rFonts w:ascii="Arial" w:hAnsi="Arial" w:cs="Arial"/>
          <w:sz w:val="28"/>
          <w:szCs w:val="28"/>
        </w:rPr>
      </w:pPr>
    </w:p>
    <w:p w14:paraId="37A034D6" w14:textId="2E4B8098" w:rsidR="00FC0FE4" w:rsidRPr="00AE079A" w:rsidRDefault="008F2727" w:rsidP="002B7120">
      <w:pPr>
        <w:pStyle w:val="Ttulo2"/>
        <w:spacing w:before="0"/>
        <w:rPr>
          <w:color w:val="auto"/>
        </w:rPr>
      </w:pPr>
      <w:bookmarkStart w:id="34" w:name="_Toc169293937"/>
      <w:r w:rsidRPr="00AE079A">
        <w:rPr>
          <w:color w:val="auto"/>
        </w:rPr>
        <w:lastRenderedPageBreak/>
        <w:t xml:space="preserve">8.7 </w:t>
      </w:r>
      <w:r w:rsidR="00FC0FE4" w:rsidRPr="00AE079A">
        <w:rPr>
          <w:color w:val="auto"/>
        </w:rPr>
        <w:t>Sensores</w:t>
      </w:r>
      <w:bookmarkEnd w:id="34"/>
    </w:p>
    <w:p w14:paraId="1817BAE7" w14:textId="0C7C9344" w:rsidR="00FC0FE4" w:rsidRPr="00AE079A" w:rsidRDefault="00FC0FE4" w:rsidP="00346CF5">
      <w:pPr>
        <w:ind w:firstLine="709"/>
        <w:jc w:val="both"/>
        <w:rPr>
          <w:rFonts w:ascii="Arial" w:hAnsi="Arial" w:cs="Arial"/>
        </w:rPr>
      </w:pPr>
      <w:r w:rsidRPr="00AE079A">
        <w:rPr>
          <w:rFonts w:ascii="Arial" w:hAnsi="Arial" w:cs="Arial"/>
        </w:rPr>
        <w:t xml:space="preserve">A tela mostrará quais serão os </w:t>
      </w:r>
      <w:r w:rsidR="00075D03" w:rsidRPr="00AE079A">
        <w:rPr>
          <w:rFonts w:ascii="Arial" w:hAnsi="Arial" w:cs="Arial"/>
        </w:rPr>
        <w:t>sensores</w:t>
      </w:r>
      <w:r w:rsidRPr="00AE079A">
        <w:rPr>
          <w:rFonts w:ascii="Arial" w:hAnsi="Arial" w:cs="Arial"/>
        </w:rPr>
        <w:t xml:space="preserve"> utilizados no trabalho, e qual será sua designação para o monitoramento.</w:t>
      </w:r>
    </w:p>
    <w:p w14:paraId="684BF73D" w14:textId="77777777" w:rsidR="004E7CE8" w:rsidRPr="00AE079A" w:rsidRDefault="004E7CE8" w:rsidP="00FC0FE4">
      <w:pPr>
        <w:jc w:val="both"/>
        <w:rPr>
          <w:rFonts w:ascii="Arial" w:hAnsi="Arial" w:cs="Arial"/>
          <w:sz w:val="28"/>
          <w:szCs w:val="28"/>
        </w:rPr>
      </w:pPr>
    </w:p>
    <w:p w14:paraId="1F8C5CCE" w14:textId="40402C58" w:rsidR="004E7CE8" w:rsidRPr="00AE079A" w:rsidRDefault="004E7CE8" w:rsidP="004E7CE8">
      <w:pPr>
        <w:spacing w:line="360" w:lineRule="auto"/>
        <w:jc w:val="center"/>
        <w:rPr>
          <w:rFonts w:ascii="Arial" w:hAnsi="Arial" w:cs="Arial"/>
        </w:rPr>
      </w:pPr>
      <w:r w:rsidRPr="00AE079A">
        <w:rPr>
          <w:rFonts w:ascii="Arial" w:hAnsi="Arial" w:cs="Arial"/>
          <w:b/>
          <w:bCs/>
        </w:rPr>
        <w:t xml:space="preserve">Figura </w:t>
      </w:r>
      <w:r w:rsidR="00617D5A" w:rsidRPr="00AE079A">
        <w:rPr>
          <w:rFonts w:ascii="Arial" w:hAnsi="Arial" w:cs="Arial"/>
          <w:b/>
          <w:bCs/>
        </w:rPr>
        <w:t>1</w:t>
      </w:r>
      <w:r w:rsidR="006B0485">
        <w:rPr>
          <w:rFonts w:ascii="Arial" w:hAnsi="Arial" w:cs="Arial"/>
          <w:b/>
          <w:bCs/>
        </w:rPr>
        <w:t>6</w:t>
      </w:r>
      <w:r w:rsidRPr="00AE079A">
        <w:rPr>
          <w:rFonts w:ascii="Arial" w:hAnsi="Arial" w:cs="Arial"/>
          <w:b/>
          <w:bCs/>
        </w:rPr>
        <w:t xml:space="preserve"> –</w:t>
      </w:r>
      <w:r w:rsidRPr="00AE079A">
        <w:rPr>
          <w:rFonts w:ascii="Arial" w:hAnsi="Arial" w:cs="Arial"/>
        </w:rPr>
        <w:t xml:space="preserve"> Tela </w:t>
      </w:r>
      <w:r w:rsidR="00587D7B" w:rsidRPr="00AE079A">
        <w:rPr>
          <w:rFonts w:ascii="Arial" w:hAnsi="Arial" w:cs="Arial"/>
        </w:rPr>
        <w:t>dos sensores</w:t>
      </w:r>
    </w:p>
    <w:p w14:paraId="2C5BEFDC" w14:textId="1AEA69AC" w:rsidR="00C85AB1" w:rsidRDefault="00FC0FE4" w:rsidP="00744FFD">
      <w:pPr>
        <w:jc w:val="center"/>
        <w:rPr>
          <w:rFonts w:ascii="Arial" w:hAnsi="Arial" w:cs="Arial"/>
          <w:sz w:val="28"/>
          <w:szCs w:val="28"/>
        </w:rPr>
      </w:pPr>
      <w:r w:rsidRPr="00AE079A">
        <w:rPr>
          <w:rFonts w:ascii="Arial" w:hAnsi="Arial" w:cs="Arial"/>
          <w:noProof/>
          <w:sz w:val="28"/>
          <w:szCs w:val="28"/>
        </w:rPr>
        <w:drawing>
          <wp:inline distT="0" distB="0" distL="0" distR="0" wp14:anchorId="5D182E65" wp14:editId="2DE4AC00">
            <wp:extent cx="4010780" cy="1930400"/>
            <wp:effectExtent l="0" t="0" r="8890" b="0"/>
            <wp:docPr id="2076672022"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72022" name="Imagem 4" descr="Interface gráfica do usuário, Aplicativ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2529" cy="1931242"/>
                    </a:xfrm>
                    <a:prstGeom prst="rect">
                      <a:avLst/>
                    </a:prstGeom>
                  </pic:spPr>
                </pic:pic>
              </a:graphicData>
            </a:graphic>
          </wp:inline>
        </w:drawing>
      </w:r>
    </w:p>
    <w:p w14:paraId="6330DB7E" w14:textId="77777777" w:rsidR="00D46C01" w:rsidRPr="00744FFD" w:rsidRDefault="00D46C01" w:rsidP="00744FFD">
      <w:pPr>
        <w:jc w:val="center"/>
        <w:rPr>
          <w:rFonts w:ascii="Arial" w:hAnsi="Arial" w:cs="Arial"/>
          <w:sz w:val="28"/>
          <w:szCs w:val="28"/>
        </w:rPr>
      </w:pPr>
    </w:p>
    <w:p w14:paraId="2BE0B813" w14:textId="77777777" w:rsidR="00C85AB1" w:rsidRDefault="00C85AB1" w:rsidP="003A3B3B"/>
    <w:p w14:paraId="399DBC8F" w14:textId="77777777" w:rsidR="00DD26DE" w:rsidRDefault="00DD26DE" w:rsidP="003A3B3B"/>
    <w:p w14:paraId="58C8BB92" w14:textId="77777777" w:rsidR="00DD26DE" w:rsidRDefault="00DD26DE" w:rsidP="003A3B3B"/>
    <w:p w14:paraId="221683E2" w14:textId="77777777" w:rsidR="00DD26DE" w:rsidRDefault="00DD26DE" w:rsidP="003A3B3B"/>
    <w:p w14:paraId="6E25F846" w14:textId="77777777" w:rsidR="00DD26DE" w:rsidRDefault="00DD26DE" w:rsidP="003A3B3B"/>
    <w:p w14:paraId="156DDA6F" w14:textId="77777777" w:rsidR="003D4631" w:rsidRDefault="003D4631" w:rsidP="003A3B3B"/>
    <w:p w14:paraId="6632CC25" w14:textId="77777777" w:rsidR="003D4631" w:rsidRDefault="003D4631" w:rsidP="003A3B3B"/>
    <w:p w14:paraId="27E2CC3B" w14:textId="77777777" w:rsidR="003D4631" w:rsidRDefault="003D4631" w:rsidP="003A3B3B"/>
    <w:p w14:paraId="0511CCB5" w14:textId="77777777" w:rsidR="003D4631" w:rsidRDefault="003D4631" w:rsidP="003A3B3B"/>
    <w:p w14:paraId="1C0942C3" w14:textId="77777777" w:rsidR="003D4631" w:rsidRDefault="003D4631" w:rsidP="003A3B3B"/>
    <w:p w14:paraId="3EE52BA3" w14:textId="77777777" w:rsidR="003D4631" w:rsidRDefault="003D4631" w:rsidP="003A3B3B"/>
    <w:p w14:paraId="699BCE57" w14:textId="77777777" w:rsidR="003D4631" w:rsidRDefault="003D4631" w:rsidP="003A3B3B"/>
    <w:p w14:paraId="3A98842E" w14:textId="77777777" w:rsidR="003D4631" w:rsidRDefault="003D4631" w:rsidP="003A3B3B"/>
    <w:p w14:paraId="201675D2" w14:textId="77777777" w:rsidR="003D4631" w:rsidRPr="00AE079A" w:rsidRDefault="003D4631" w:rsidP="003A3B3B"/>
    <w:p w14:paraId="54675D9C" w14:textId="04AE3A9C" w:rsidR="00997B38" w:rsidRPr="00AE079A" w:rsidRDefault="002E466C" w:rsidP="00997B38">
      <w:pPr>
        <w:pStyle w:val="Ttulo1"/>
        <w:rPr>
          <w:color w:val="auto"/>
        </w:rPr>
      </w:pPr>
      <w:bookmarkStart w:id="35" w:name="_Toc169293938"/>
      <w:r w:rsidRPr="00AE079A">
        <w:rPr>
          <w:color w:val="auto"/>
        </w:rPr>
        <w:lastRenderedPageBreak/>
        <w:t xml:space="preserve">9 </w:t>
      </w:r>
      <w:r w:rsidR="00997B38" w:rsidRPr="00AE079A">
        <w:rPr>
          <w:color w:val="auto"/>
        </w:rPr>
        <w:t>ARDUINO</w:t>
      </w:r>
      <w:bookmarkEnd w:id="35"/>
    </w:p>
    <w:p w14:paraId="36D557D5" w14:textId="77777777" w:rsidR="00220887" w:rsidRPr="00AE079A" w:rsidRDefault="00997B38" w:rsidP="00346CF5">
      <w:pPr>
        <w:ind w:firstLine="709"/>
        <w:jc w:val="both"/>
        <w:rPr>
          <w:rFonts w:ascii="Arial" w:hAnsi="Arial" w:cs="Arial"/>
          <w:b/>
        </w:rPr>
      </w:pPr>
      <w:r w:rsidRPr="00AE079A">
        <w:rPr>
          <w:rFonts w:ascii="Arial" w:hAnsi="Arial" w:cs="Arial"/>
        </w:rPr>
        <w:t xml:space="preserve">Para ser possível o monitoramento do armazenamento da soja foi utilizado da tecnologia </w:t>
      </w:r>
      <w:r w:rsidR="00875DC2" w:rsidRPr="00AE079A">
        <w:rPr>
          <w:rFonts w:ascii="Arial" w:hAnsi="Arial" w:cs="Arial"/>
        </w:rPr>
        <w:t>Arduino</w:t>
      </w:r>
      <w:r w:rsidR="00BA145E" w:rsidRPr="00AE079A">
        <w:rPr>
          <w:rFonts w:ascii="Arial" w:hAnsi="Arial" w:cs="Arial"/>
        </w:rPr>
        <w:t xml:space="preserve"> UNO</w:t>
      </w:r>
      <w:r w:rsidRPr="00AE079A">
        <w:rPr>
          <w:rFonts w:ascii="Arial" w:hAnsi="Arial" w:cs="Arial"/>
        </w:rPr>
        <w:t xml:space="preserve">, que </w:t>
      </w:r>
      <w:r w:rsidR="00BA145E" w:rsidRPr="00AE079A">
        <w:rPr>
          <w:rFonts w:ascii="Arial" w:hAnsi="Arial" w:cs="Arial"/>
        </w:rPr>
        <w:t>é uma plataforma</w:t>
      </w:r>
      <w:r w:rsidR="00DC30C5" w:rsidRPr="00AE079A">
        <w:rPr>
          <w:rFonts w:ascii="Arial" w:hAnsi="Arial" w:cs="Arial"/>
        </w:rPr>
        <w:t xml:space="preserve"> </w:t>
      </w:r>
      <w:r w:rsidR="00220887" w:rsidRPr="00AE079A">
        <w:rPr>
          <w:rFonts w:ascii="Arial" w:hAnsi="Arial" w:cs="Arial"/>
        </w:rPr>
        <w:t>onde é possível a realização de projetos eletrônicos.</w:t>
      </w:r>
    </w:p>
    <w:p w14:paraId="33F1C589" w14:textId="78D29C7D" w:rsidR="00C3563F" w:rsidRPr="00AE079A" w:rsidRDefault="00C3563F" w:rsidP="00C3563F">
      <w:pPr>
        <w:spacing w:line="360" w:lineRule="auto"/>
        <w:jc w:val="center"/>
        <w:rPr>
          <w:rFonts w:ascii="Arial" w:hAnsi="Arial" w:cs="Arial"/>
        </w:rPr>
      </w:pPr>
      <w:r w:rsidRPr="00AE079A">
        <w:rPr>
          <w:rFonts w:ascii="Arial" w:hAnsi="Arial" w:cs="Arial"/>
          <w:b/>
          <w:bCs/>
        </w:rPr>
        <w:t xml:space="preserve">Figura </w:t>
      </w:r>
      <w:r w:rsidR="00617D5A" w:rsidRPr="00AE079A">
        <w:rPr>
          <w:rFonts w:ascii="Arial" w:hAnsi="Arial" w:cs="Arial"/>
          <w:b/>
          <w:bCs/>
        </w:rPr>
        <w:t>1</w:t>
      </w:r>
      <w:r w:rsidR="006B0485">
        <w:rPr>
          <w:rFonts w:ascii="Arial" w:hAnsi="Arial" w:cs="Arial"/>
          <w:b/>
          <w:bCs/>
        </w:rPr>
        <w:t>7</w:t>
      </w:r>
      <w:r w:rsidRPr="00AE079A">
        <w:rPr>
          <w:rFonts w:ascii="Arial" w:hAnsi="Arial" w:cs="Arial"/>
          <w:b/>
          <w:bCs/>
        </w:rPr>
        <w:t xml:space="preserve"> –</w:t>
      </w:r>
      <w:r w:rsidRPr="00AE079A">
        <w:rPr>
          <w:rFonts w:ascii="Arial" w:hAnsi="Arial" w:cs="Arial"/>
        </w:rPr>
        <w:t xml:space="preserve"> Arduino UNO</w:t>
      </w:r>
    </w:p>
    <w:p w14:paraId="144AF8F0" w14:textId="5CFEFA54" w:rsidR="00220887" w:rsidRPr="00AE079A" w:rsidRDefault="00C3563F" w:rsidP="00C3563F">
      <w:pPr>
        <w:jc w:val="center"/>
      </w:pPr>
      <w:r w:rsidRPr="00AE079A">
        <w:rPr>
          <w:noProof/>
        </w:rPr>
        <w:drawing>
          <wp:inline distT="0" distB="0" distL="0" distR="0" wp14:anchorId="2D4B1835" wp14:editId="34EC71DC">
            <wp:extent cx="2952404" cy="2214303"/>
            <wp:effectExtent l="0" t="0" r="635" b="0"/>
            <wp:docPr id="1108395046" name="Imagem 3" descr="ARDUINO A00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A0000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7314" cy="2217986"/>
                    </a:xfrm>
                    <a:prstGeom prst="rect">
                      <a:avLst/>
                    </a:prstGeom>
                    <a:noFill/>
                    <a:ln>
                      <a:noFill/>
                    </a:ln>
                  </pic:spPr>
                </pic:pic>
              </a:graphicData>
            </a:graphic>
          </wp:inline>
        </w:drawing>
      </w:r>
    </w:p>
    <w:p w14:paraId="1C7F13FF" w14:textId="198CEC12" w:rsidR="00997B38" w:rsidRPr="00AE079A" w:rsidRDefault="00997B38" w:rsidP="009C1B8C">
      <w:pPr>
        <w:ind w:firstLine="709"/>
        <w:jc w:val="both"/>
        <w:rPr>
          <w:rFonts w:ascii="Arial" w:hAnsi="Arial" w:cs="Arial"/>
          <w:b/>
        </w:rPr>
      </w:pPr>
      <w:r w:rsidRPr="00AE079A">
        <w:t xml:space="preserve"> </w:t>
      </w:r>
      <w:r w:rsidR="003D40A7" w:rsidRPr="00AE079A">
        <w:rPr>
          <w:rFonts w:ascii="Arial" w:hAnsi="Arial" w:cs="Arial"/>
        </w:rPr>
        <w:t>P</w:t>
      </w:r>
      <w:r w:rsidRPr="00AE079A">
        <w:rPr>
          <w:rFonts w:ascii="Arial" w:hAnsi="Arial" w:cs="Arial"/>
        </w:rPr>
        <w:t xml:space="preserve">ara realização </w:t>
      </w:r>
      <w:r w:rsidR="003D40A7" w:rsidRPr="00AE079A">
        <w:rPr>
          <w:rFonts w:ascii="Arial" w:hAnsi="Arial" w:cs="Arial"/>
        </w:rPr>
        <w:t xml:space="preserve">deste projeto, </w:t>
      </w:r>
      <w:r w:rsidRPr="00AE079A">
        <w:rPr>
          <w:rFonts w:ascii="Arial" w:hAnsi="Arial" w:cs="Arial"/>
        </w:rPr>
        <w:t>foram utilizado</w:t>
      </w:r>
      <w:r w:rsidR="00B82DA4" w:rsidRPr="00AE079A">
        <w:rPr>
          <w:rFonts w:ascii="Arial" w:hAnsi="Arial" w:cs="Arial"/>
        </w:rPr>
        <w:t>s</w:t>
      </w:r>
      <w:r w:rsidRPr="00AE079A">
        <w:rPr>
          <w:rFonts w:ascii="Arial" w:hAnsi="Arial" w:cs="Arial"/>
        </w:rPr>
        <w:t xml:space="preserve"> de dois sensores, o LM35, sensor de temperatur</w:t>
      </w:r>
      <w:r w:rsidR="006C4927" w:rsidRPr="00AE079A">
        <w:rPr>
          <w:rFonts w:ascii="Arial" w:hAnsi="Arial" w:cs="Arial"/>
        </w:rPr>
        <w:t>a</w:t>
      </w:r>
      <w:r w:rsidRPr="00AE079A">
        <w:rPr>
          <w:rFonts w:ascii="Arial" w:hAnsi="Arial" w:cs="Arial"/>
        </w:rPr>
        <w:t xml:space="preserve"> e o DHT11, sensor de temperatura e umidade, que para este projeto terá a função de capturar exclusivamente a umidade, enquanto o LM35 terá individualmente a função de capturar a temperatura, por possuir maior precisão.</w:t>
      </w:r>
    </w:p>
    <w:p w14:paraId="522EEDCF" w14:textId="77777777" w:rsidR="00997B38" w:rsidRPr="00AE079A" w:rsidRDefault="00997B38" w:rsidP="00997B38"/>
    <w:p w14:paraId="6D6605AC" w14:textId="674F624D" w:rsidR="00997B38" w:rsidRPr="00AE079A" w:rsidRDefault="00997B38" w:rsidP="00997B38">
      <w:pPr>
        <w:spacing w:line="360" w:lineRule="auto"/>
        <w:jc w:val="center"/>
        <w:rPr>
          <w:rFonts w:ascii="Arial" w:hAnsi="Arial" w:cs="Arial"/>
        </w:rPr>
      </w:pPr>
      <w:r w:rsidRPr="00AE079A">
        <w:rPr>
          <w:rFonts w:ascii="Arial" w:hAnsi="Arial" w:cs="Arial"/>
          <w:b/>
          <w:bCs/>
        </w:rPr>
        <w:t xml:space="preserve">Figura </w:t>
      </w:r>
      <w:r w:rsidR="00617D5A" w:rsidRPr="00AE079A">
        <w:rPr>
          <w:rFonts w:ascii="Arial" w:hAnsi="Arial" w:cs="Arial"/>
          <w:b/>
          <w:bCs/>
        </w:rPr>
        <w:t>1</w:t>
      </w:r>
      <w:r w:rsidR="006B0485">
        <w:rPr>
          <w:rFonts w:ascii="Arial" w:hAnsi="Arial" w:cs="Arial"/>
          <w:b/>
          <w:bCs/>
        </w:rPr>
        <w:t>8</w:t>
      </w:r>
      <w:r w:rsidRPr="00AE079A">
        <w:rPr>
          <w:rFonts w:ascii="Arial" w:hAnsi="Arial" w:cs="Arial"/>
          <w:b/>
          <w:bCs/>
        </w:rPr>
        <w:t xml:space="preserve"> –</w:t>
      </w:r>
      <w:r w:rsidRPr="00AE079A">
        <w:rPr>
          <w:rFonts w:ascii="Arial" w:hAnsi="Arial" w:cs="Arial"/>
        </w:rPr>
        <w:t xml:space="preserve"> LM35 – sensor de temperatura</w:t>
      </w:r>
    </w:p>
    <w:p w14:paraId="7DF491C4" w14:textId="77777777" w:rsidR="00997B38" w:rsidRDefault="00997B38" w:rsidP="00997B38">
      <w:pPr>
        <w:jc w:val="center"/>
      </w:pPr>
      <w:r w:rsidRPr="00AE079A">
        <w:rPr>
          <w:noProof/>
        </w:rPr>
        <w:drawing>
          <wp:inline distT="0" distB="0" distL="0" distR="0" wp14:anchorId="0774803E" wp14:editId="1B6878FB">
            <wp:extent cx="2573655" cy="2573655"/>
            <wp:effectExtent l="0" t="0" r="0" b="0"/>
            <wp:docPr id="948211248" name="Imagem 1" descr="LM35 Sensor de Temperatura - LM35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35 Sensor de Temperatura - LM35D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7927" cy="2577927"/>
                    </a:xfrm>
                    <a:prstGeom prst="rect">
                      <a:avLst/>
                    </a:prstGeom>
                    <a:noFill/>
                    <a:ln>
                      <a:noFill/>
                    </a:ln>
                  </pic:spPr>
                </pic:pic>
              </a:graphicData>
            </a:graphic>
          </wp:inline>
        </w:drawing>
      </w:r>
    </w:p>
    <w:p w14:paraId="497087F9" w14:textId="77777777" w:rsidR="00DD26DE" w:rsidRPr="00AE079A" w:rsidRDefault="00DD26DE" w:rsidP="00997B38">
      <w:pPr>
        <w:jc w:val="center"/>
      </w:pPr>
    </w:p>
    <w:p w14:paraId="2A88F6D4" w14:textId="77777777" w:rsidR="00997B38" w:rsidRPr="00AE079A" w:rsidRDefault="00997B38" w:rsidP="00997B38"/>
    <w:p w14:paraId="6371E8C6" w14:textId="6B6763B4" w:rsidR="00997B38" w:rsidRPr="00AE079A" w:rsidRDefault="00997B38" w:rsidP="00997B38">
      <w:pPr>
        <w:spacing w:line="360" w:lineRule="auto"/>
        <w:jc w:val="center"/>
        <w:rPr>
          <w:rFonts w:ascii="Arial" w:hAnsi="Arial" w:cs="Arial"/>
        </w:rPr>
      </w:pPr>
      <w:r w:rsidRPr="00AE079A">
        <w:rPr>
          <w:rFonts w:ascii="Arial" w:hAnsi="Arial" w:cs="Arial"/>
          <w:b/>
          <w:bCs/>
        </w:rPr>
        <w:lastRenderedPageBreak/>
        <w:t xml:space="preserve">Figura </w:t>
      </w:r>
      <w:r w:rsidR="00617D5A" w:rsidRPr="00AE079A">
        <w:rPr>
          <w:rFonts w:ascii="Arial" w:hAnsi="Arial" w:cs="Arial"/>
          <w:b/>
          <w:bCs/>
        </w:rPr>
        <w:t>1</w:t>
      </w:r>
      <w:r w:rsidR="006B0485">
        <w:rPr>
          <w:rFonts w:ascii="Arial" w:hAnsi="Arial" w:cs="Arial"/>
          <w:b/>
          <w:bCs/>
        </w:rPr>
        <w:t>9</w:t>
      </w:r>
      <w:r w:rsidRPr="00AE079A">
        <w:rPr>
          <w:rFonts w:ascii="Arial" w:hAnsi="Arial" w:cs="Arial"/>
          <w:b/>
          <w:bCs/>
        </w:rPr>
        <w:t xml:space="preserve"> –</w:t>
      </w:r>
      <w:r w:rsidRPr="00AE079A">
        <w:rPr>
          <w:rFonts w:ascii="Arial" w:hAnsi="Arial" w:cs="Arial"/>
        </w:rPr>
        <w:t xml:space="preserve"> DHT11 – sensor de temperatura e umidade</w:t>
      </w:r>
    </w:p>
    <w:p w14:paraId="23FBD1E4" w14:textId="74781B62" w:rsidR="00997B38" w:rsidRPr="00AE079A" w:rsidRDefault="00456447" w:rsidP="00997B38">
      <w:r w:rsidRPr="00AE079A">
        <w:rPr>
          <w:noProof/>
        </w:rPr>
        <w:drawing>
          <wp:anchor distT="0" distB="0" distL="114300" distR="114300" simplePos="0" relativeHeight="251660800" behindDoc="0" locked="0" layoutInCell="1" allowOverlap="1" wp14:anchorId="11F60057" wp14:editId="53CE98AF">
            <wp:simplePos x="0" y="0"/>
            <wp:positionH relativeFrom="column">
              <wp:posOffset>1527373</wp:posOffset>
            </wp:positionH>
            <wp:positionV relativeFrom="paragraph">
              <wp:posOffset>282228</wp:posOffset>
            </wp:positionV>
            <wp:extent cx="2458951" cy="2424218"/>
            <wp:effectExtent l="0" t="0" r="0" b="0"/>
            <wp:wrapSquare wrapText="bothSides"/>
            <wp:docPr id="483950964" name="Imagem 2" descr="Sensor de Umidade e Temperatura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de Umidade e Temperatura DHT11"/>
                    <pic:cNvPicPr>
                      <a:picLocks noChangeAspect="1" noChangeArrowheads="1"/>
                    </pic:cNvPicPr>
                  </pic:nvPicPr>
                  <pic:blipFill rotWithShape="1">
                    <a:blip r:embed="rId34">
                      <a:extLst>
                        <a:ext uri="{28A0092B-C50C-407E-A947-70E740481C1C}">
                          <a14:useLocalDpi xmlns:a14="http://schemas.microsoft.com/office/drawing/2010/main" val="0"/>
                        </a:ext>
                      </a:extLst>
                    </a:blip>
                    <a:srcRect l="6171" t="17444" r="9581" b="18275"/>
                    <a:stretch/>
                  </pic:blipFill>
                  <pic:spPr bwMode="auto">
                    <a:xfrm>
                      <a:off x="0" y="0"/>
                      <a:ext cx="2458951" cy="2424218"/>
                    </a:xfrm>
                    <a:prstGeom prst="rect">
                      <a:avLst/>
                    </a:prstGeom>
                    <a:noFill/>
                    <a:ln>
                      <a:noFill/>
                    </a:ln>
                    <a:extLst>
                      <a:ext uri="{53640926-AAD7-44D8-BBD7-CCE9431645EC}">
                        <a14:shadowObscured xmlns:a14="http://schemas.microsoft.com/office/drawing/2010/main"/>
                      </a:ext>
                    </a:extLst>
                  </pic:spPr>
                </pic:pic>
              </a:graphicData>
            </a:graphic>
          </wp:anchor>
        </w:drawing>
      </w:r>
    </w:p>
    <w:p w14:paraId="676CCFA8" w14:textId="6593A47E" w:rsidR="00997B38" w:rsidRPr="00AE079A" w:rsidRDefault="00942725" w:rsidP="003A3B3B">
      <w:r w:rsidRPr="00AE079A">
        <w:br w:type="textWrapping" w:clear="all"/>
      </w:r>
    </w:p>
    <w:p w14:paraId="4015EA26" w14:textId="77777777" w:rsidR="00C41765" w:rsidRPr="00AE079A" w:rsidRDefault="00C41765" w:rsidP="003A3B3B"/>
    <w:p w14:paraId="47245CFC" w14:textId="77777777" w:rsidR="00C41765" w:rsidRPr="00AE079A" w:rsidRDefault="00C41765" w:rsidP="003A3B3B"/>
    <w:p w14:paraId="4D9C368C" w14:textId="77777777" w:rsidR="00C41765" w:rsidRPr="00AE079A" w:rsidRDefault="00C41765" w:rsidP="003A3B3B"/>
    <w:p w14:paraId="510365B7" w14:textId="77777777" w:rsidR="00C41765" w:rsidRPr="00AE079A" w:rsidRDefault="00C41765" w:rsidP="003A3B3B"/>
    <w:p w14:paraId="6500340E" w14:textId="77777777" w:rsidR="009177E7" w:rsidRPr="00AE079A" w:rsidRDefault="009177E7" w:rsidP="003A3B3B"/>
    <w:p w14:paraId="26F44E8C" w14:textId="77777777" w:rsidR="009177E7" w:rsidRPr="00AE079A" w:rsidRDefault="009177E7" w:rsidP="003A3B3B"/>
    <w:p w14:paraId="3D16344C" w14:textId="77777777" w:rsidR="009177E7" w:rsidRPr="00AE079A" w:rsidRDefault="009177E7" w:rsidP="003A3B3B"/>
    <w:p w14:paraId="754864D9" w14:textId="77777777" w:rsidR="009177E7" w:rsidRDefault="009177E7" w:rsidP="003A3B3B"/>
    <w:p w14:paraId="5A02EFD4" w14:textId="77777777" w:rsidR="006550C1" w:rsidRDefault="006550C1" w:rsidP="003A3B3B"/>
    <w:p w14:paraId="449A0D92" w14:textId="77777777" w:rsidR="006550C1" w:rsidRDefault="006550C1" w:rsidP="003A3B3B"/>
    <w:p w14:paraId="6B1A8337" w14:textId="77777777" w:rsidR="006550C1" w:rsidRDefault="006550C1" w:rsidP="003A3B3B"/>
    <w:p w14:paraId="00B53BC2" w14:textId="77777777" w:rsidR="006550C1" w:rsidRDefault="006550C1" w:rsidP="003A3B3B"/>
    <w:p w14:paraId="09516A87" w14:textId="77777777" w:rsidR="006550C1" w:rsidRDefault="006550C1" w:rsidP="003A3B3B"/>
    <w:p w14:paraId="5DB2F7CE" w14:textId="77777777" w:rsidR="006550C1" w:rsidRDefault="006550C1" w:rsidP="003A3B3B"/>
    <w:p w14:paraId="71A4EC1D" w14:textId="77777777" w:rsidR="006550C1" w:rsidRDefault="006550C1" w:rsidP="003A3B3B"/>
    <w:p w14:paraId="112EABCA" w14:textId="77777777" w:rsidR="006550C1" w:rsidRPr="00AE079A" w:rsidRDefault="006550C1" w:rsidP="003A3B3B"/>
    <w:p w14:paraId="41FC9B90" w14:textId="77777777" w:rsidR="009177E7" w:rsidRPr="00AE079A" w:rsidRDefault="009177E7" w:rsidP="003A3B3B"/>
    <w:p w14:paraId="0625B23C" w14:textId="77E38573" w:rsidR="0035486A" w:rsidRPr="00AE079A" w:rsidRDefault="002E466C" w:rsidP="0035486A">
      <w:pPr>
        <w:pStyle w:val="Ttulo1"/>
        <w:rPr>
          <w:color w:val="auto"/>
        </w:rPr>
      </w:pPr>
      <w:bookmarkStart w:id="36" w:name="_Toc169293939"/>
      <w:r w:rsidRPr="00AE079A">
        <w:rPr>
          <w:color w:val="auto"/>
        </w:rPr>
        <w:lastRenderedPageBreak/>
        <w:t xml:space="preserve">10 </w:t>
      </w:r>
      <w:r w:rsidR="0035486A" w:rsidRPr="00AE079A">
        <w:rPr>
          <w:color w:val="auto"/>
        </w:rPr>
        <w:t>MÁQUINA VIRTUAL (VM)</w:t>
      </w:r>
      <w:bookmarkEnd w:id="36"/>
    </w:p>
    <w:p w14:paraId="2AAB3BE6" w14:textId="7B1D81B0" w:rsidR="0035486A" w:rsidRPr="00AE079A" w:rsidRDefault="008F5B38" w:rsidP="00346CF5">
      <w:pPr>
        <w:ind w:firstLine="709"/>
        <w:jc w:val="both"/>
        <w:rPr>
          <w:rFonts w:ascii="Arial" w:hAnsi="Arial" w:cs="Arial"/>
        </w:rPr>
      </w:pPr>
      <w:r w:rsidRPr="00AE079A">
        <w:rPr>
          <w:rFonts w:ascii="Arial" w:hAnsi="Arial" w:cs="Arial"/>
        </w:rPr>
        <w:t xml:space="preserve">A máquina </w:t>
      </w:r>
      <w:r w:rsidR="009F4C02" w:rsidRPr="00AE079A">
        <w:rPr>
          <w:rFonts w:ascii="Arial" w:hAnsi="Arial" w:cs="Arial"/>
        </w:rPr>
        <w:t>virtual, popularmente conhecida</w:t>
      </w:r>
      <w:r w:rsidR="002A283E" w:rsidRPr="00AE079A">
        <w:rPr>
          <w:rFonts w:ascii="Arial" w:hAnsi="Arial" w:cs="Arial"/>
        </w:rPr>
        <w:t xml:space="preserve"> como </w:t>
      </w:r>
      <w:r w:rsidR="00AA40B6" w:rsidRPr="00AE079A">
        <w:rPr>
          <w:rFonts w:ascii="Arial" w:hAnsi="Arial" w:cs="Arial"/>
        </w:rPr>
        <w:t xml:space="preserve">VM, </w:t>
      </w:r>
      <w:r w:rsidR="00CD1B92" w:rsidRPr="00AE079A">
        <w:rPr>
          <w:rFonts w:ascii="Arial" w:hAnsi="Arial" w:cs="Arial"/>
        </w:rPr>
        <w:t xml:space="preserve">é </w:t>
      </w:r>
      <w:r w:rsidR="000F5885" w:rsidRPr="00AE079A">
        <w:rPr>
          <w:rFonts w:ascii="Arial" w:hAnsi="Arial" w:cs="Arial"/>
        </w:rPr>
        <w:t xml:space="preserve">um ambiente projetado para simular sistemas </w:t>
      </w:r>
      <w:r w:rsidR="006F0C2C" w:rsidRPr="00AE079A">
        <w:rPr>
          <w:rFonts w:ascii="Arial" w:hAnsi="Arial" w:cs="Arial"/>
        </w:rPr>
        <w:t>operacionais  diferentes dentro de uma máquina física</w:t>
      </w:r>
      <w:r w:rsidR="006153D8" w:rsidRPr="00AE079A">
        <w:rPr>
          <w:rFonts w:ascii="Arial" w:hAnsi="Arial" w:cs="Arial"/>
        </w:rPr>
        <w:t>.</w:t>
      </w:r>
    </w:p>
    <w:p w14:paraId="0329B2B1" w14:textId="56383F1D" w:rsidR="006153D8" w:rsidRPr="00AE079A" w:rsidRDefault="006153D8" w:rsidP="00346CF5">
      <w:pPr>
        <w:ind w:firstLine="709"/>
        <w:jc w:val="both"/>
        <w:rPr>
          <w:rFonts w:ascii="Arial" w:hAnsi="Arial" w:cs="Arial"/>
        </w:rPr>
      </w:pPr>
      <w:r w:rsidRPr="00AE079A">
        <w:rPr>
          <w:rFonts w:ascii="Arial" w:hAnsi="Arial" w:cs="Arial"/>
        </w:rPr>
        <w:t xml:space="preserve">Para o respectivo projeto </w:t>
      </w:r>
      <w:r w:rsidR="00D57E4D" w:rsidRPr="00AE079A">
        <w:rPr>
          <w:rFonts w:ascii="Arial" w:hAnsi="Arial" w:cs="Arial"/>
        </w:rPr>
        <w:t>f</w:t>
      </w:r>
      <w:r w:rsidR="005E7925" w:rsidRPr="00AE079A">
        <w:rPr>
          <w:rFonts w:ascii="Arial" w:hAnsi="Arial" w:cs="Arial"/>
        </w:rPr>
        <w:t>o</w:t>
      </w:r>
      <w:r w:rsidR="00D57E4D" w:rsidRPr="00AE079A">
        <w:rPr>
          <w:rFonts w:ascii="Arial" w:hAnsi="Arial" w:cs="Arial"/>
        </w:rPr>
        <w:t>i utilizado uma VM</w:t>
      </w:r>
      <w:r w:rsidR="00D25ACB" w:rsidRPr="00AE079A">
        <w:rPr>
          <w:rFonts w:ascii="Arial" w:hAnsi="Arial" w:cs="Arial"/>
        </w:rPr>
        <w:t xml:space="preserve"> com sistema </w:t>
      </w:r>
      <w:r w:rsidR="00FF22BE" w:rsidRPr="00AE079A">
        <w:rPr>
          <w:rFonts w:ascii="Arial" w:hAnsi="Arial" w:cs="Arial"/>
        </w:rPr>
        <w:t xml:space="preserve">operacional  </w:t>
      </w:r>
      <w:r w:rsidR="00D57E4D" w:rsidRPr="00AE079A">
        <w:rPr>
          <w:rFonts w:ascii="Arial" w:hAnsi="Arial" w:cs="Arial"/>
        </w:rPr>
        <w:t xml:space="preserve"> </w:t>
      </w:r>
      <w:proofErr w:type="spellStart"/>
      <w:r w:rsidR="003A59A4" w:rsidRPr="00AE079A">
        <w:rPr>
          <w:rFonts w:ascii="Arial" w:hAnsi="Arial" w:cs="Arial"/>
        </w:rPr>
        <w:t>L</w:t>
      </w:r>
      <w:r w:rsidR="00D57E4D" w:rsidRPr="00AE079A">
        <w:rPr>
          <w:rFonts w:ascii="Arial" w:hAnsi="Arial" w:cs="Arial"/>
        </w:rPr>
        <w:t>ubuntu</w:t>
      </w:r>
      <w:proofErr w:type="spellEnd"/>
      <w:r w:rsidR="00ED0AC3" w:rsidRPr="00AE079A">
        <w:rPr>
          <w:rFonts w:ascii="Arial" w:hAnsi="Arial" w:cs="Arial"/>
        </w:rPr>
        <w:t xml:space="preserve">, onde </w:t>
      </w:r>
      <w:r w:rsidR="001D5961" w:rsidRPr="00AE079A">
        <w:rPr>
          <w:rFonts w:ascii="Arial" w:hAnsi="Arial" w:cs="Arial"/>
        </w:rPr>
        <w:t>foi instalado</w:t>
      </w:r>
      <w:r w:rsidR="00D80C90" w:rsidRPr="00AE079A">
        <w:rPr>
          <w:rFonts w:ascii="Arial" w:hAnsi="Arial" w:cs="Arial"/>
        </w:rPr>
        <w:t xml:space="preserve"> </w:t>
      </w:r>
      <w:r w:rsidR="000E401A" w:rsidRPr="00AE079A">
        <w:rPr>
          <w:rFonts w:ascii="Arial" w:hAnsi="Arial" w:cs="Arial"/>
        </w:rPr>
        <w:t>o SGBD</w:t>
      </w:r>
      <w:r w:rsidR="00B91A7B" w:rsidRPr="00AE079A">
        <w:rPr>
          <w:rFonts w:ascii="Arial" w:hAnsi="Arial" w:cs="Arial"/>
        </w:rPr>
        <w:t xml:space="preserve"> </w:t>
      </w:r>
      <w:r w:rsidR="00513EC5" w:rsidRPr="00AE079A">
        <w:rPr>
          <w:rFonts w:ascii="Arial" w:hAnsi="Arial" w:cs="Arial"/>
        </w:rPr>
        <w:t xml:space="preserve">(Sistema de Gerenciamento de Banco de Dados) </w:t>
      </w:r>
      <w:r w:rsidR="00BB2048" w:rsidRPr="00AE079A">
        <w:rPr>
          <w:rFonts w:ascii="Arial" w:hAnsi="Arial" w:cs="Arial"/>
        </w:rPr>
        <w:t>MySQL</w:t>
      </w:r>
      <w:r w:rsidR="00D57E4D" w:rsidRPr="00AE079A">
        <w:rPr>
          <w:rFonts w:ascii="Arial" w:hAnsi="Arial" w:cs="Arial"/>
        </w:rPr>
        <w:t xml:space="preserve"> </w:t>
      </w:r>
      <w:r w:rsidR="00EA20A0" w:rsidRPr="00AE079A">
        <w:rPr>
          <w:rFonts w:ascii="Arial" w:hAnsi="Arial" w:cs="Arial"/>
        </w:rPr>
        <w:t xml:space="preserve"> no servidor de dados da solução</w:t>
      </w:r>
      <w:r w:rsidR="00987365" w:rsidRPr="00AE079A">
        <w:rPr>
          <w:rFonts w:ascii="Arial" w:hAnsi="Arial" w:cs="Arial"/>
        </w:rPr>
        <w:t xml:space="preserve">, e a partir de sua instalação </w:t>
      </w:r>
      <w:r w:rsidR="00666AE1" w:rsidRPr="00AE079A">
        <w:rPr>
          <w:rFonts w:ascii="Arial" w:hAnsi="Arial" w:cs="Arial"/>
        </w:rPr>
        <w:t xml:space="preserve">realizamos a inserção dados </w:t>
      </w:r>
      <w:r w:rsidR="00D32380" w:rsidRPr="00AE079A">
        <w:rPr>
          <w:rFonts w:ascii="Arial" w:hAnsi="Arial" w:cs="Arial"/>
        </w:rPr>
        <w:t xml:space="preserve">no banco </w:t>
      </w:r>
      <w:r w:rsidR="007D3B87" w:rsidRPr="00AE079A">
        <w:rPr>
          <w:rFonts w:ascii="Arial" w:hAnsi="Arial" w:cs="Arial"/>
        </w:rPr>
        <w:t xml:space="preserve">onde foram </w:t>
      </w:r>
      <w:r w:rsidR="002656C6" w:rsidRPr="00AE079A">
        <w:rPr>
          <w:rFonts w:ascii="Arial" w:hAnsi="Arial" w:cs="Arial"/>
        </w:rPr>
        <w:t>armazenadas</w:t>
      </w:r>
      <w:r w:rsidR="00D32380" w:rsidRPr="00AE079A">
        <w:rPr>
          <w:rFonts w:ascii="Arial" w:hAnsi="Arial" w:cs="Arial"/>
        </w:rPr>
        <w:t xml:space="preserve"> </w:t>
      </w:r>
      <w:r w:rsidR="007D3B87" w:rsidRPr="00AE079A">
        <w:rPr>
          <w:rFonts w:ascii="Arial" w:hAnsi="Arial" w:cs="Arial"/>
        </w:rPr>
        <w:t>as</w:t>
      </w:r>
      <w:r w:rsidR="00E25CEF" w:rsidRPr="00AE079A">
        <w:rPr>
          <w:rFonts w:ascii="Arial" w:hAnsi="Arial" w:cs="Arial"/>
        </w:rPr>
        <w:t xml:space="preserve"> </w:t>
      </w:r>
      <w:r w:rsidR="009437A9" w:rsidRPr="00AE079A">
        <w:rPr>
          <w:rFonts w:ascii="Arial" w:hAnsi="Arial" w:cs="Arial"/>
        </w:rPr>
        <w:t>informações coletadas</w:t>
      </w:r>
      <w:r w:rsidR="00E25CEF" w:rsidRPr="00AE079A">
        <w:rPr>
          <w:rFonts w:ascii="Arial" w:hAnsi="Arial" w:cs="Arial"/>
        </w:rPr>
        <w:t xml:space="preserve"> dos sensores</w:t>
      </w:r>
      <w:r w:rsidR="00CE3223" w:rsidRPr="00AE079A">
        <w:rPr>
          <w:rFonts w:ascii="Arial" w:hAnsi="Arial" w:cs="Arial"/>
        </w:rPr>
        <w:t xml:space="preserve"> do servidor de coleta</w:t>
      </w:r>
      <w:r w:rsidR="00E25CEF" w:rsidRPr="00AE079A">
        <w:rPr>
          <w:rFonts w:ascii="Arial" w:hAnsi="Arial" w:cs="Arial"/>
        </w:rPr>
        <w:t>.</w:t>
      </w:r>
    </w:p>
    <w:p w14:paraId="72358216" w14:textId="126E3784" w:rsidR="00C85AB1" w:rsidRPr="00C24C91" w:rsidRDefault="00E17C70" w:rsidP="00C24C91">
      <w:pPr>
        <w:ind w:firstLine="709"/>
        <w:jc w:val="both"/>
        <w:rPr>
          <w:rFonts w:ascii="Arial" w:hAnsi="Arial" w:cs="Arial"/>
        </w:rPr>
      </w:pPr>
      <w:r w:rsidRPr="00AE079A">
        <w:rPr>
          <w:rFonts w:ascii="Arial" w:hAnsi="Arial" w:cs="Arial"/>
        </w:rPr>
        <w:t xml:space="preserve">Nessa mesma VM também estaria o servidor web, </w:t>
      </w:r>
      <w:r w:rsidR="00E84329" w:rsidRPr="00AE079A">
        <w:rPr>
          <w:rFonts w:ascii="Arial" w:hAnsi="Arial" w:cs="Arial"/>
        </w:rPr>
        <w:t xml:space="preserve">onde irá rodar a aplicação de Node.js e esse </w:t>
      </w:r>
      <w:r w:rsidR="000D191B" w:rsidRPr="00AE079A">
        <w:rPr>
          <w:rFonts w:ascii="Arial" w:hAnsi="Arial" w:cs="Arial"/>
        </w:rPr>
        <w:t xml:space="preserve">site </w:t>
      </w:r>
      <w:proofErr w:type="spellStart"/>
      <w:r w:rsidR="000D191B" w:rsidRPr="00AE079A">
        <w:rPr>
          <w:rFonts w:ascii="Arial" w:hAnsi="Arial" w:cs="Arial"/>
        </w:rPr>
        <w:t>será</w:t>
      </w:r>
      <w:proofErr w:type="spellEnd"/>
      <w:r w:rsidR="000D191B" w:rsidRPr="00AE079A">
        <w:rPr>
          <w:rFonts w:ascii="Arial" w:hAnsi="Arial" w:cs="Arial"/>
        </w:rPr>
        <w:t xml:space="preserve"> acessado através de um browser na máquina do cliente.</w:t>
      </w:r>
    </w:p>
    <w:p w14:paraId="041A36F3" w14:textId="77777777" w:rsidR="00C85AB1" w:rsidRDefault="00C85AB1" w:rsidP="003B19E2">
      <w:pPr>
        <w:spacing w:before="60" w:after="0" w:line="360" w:lineRule="auto"/>
        <w:ind w:right="-20"/>
        <w:jc w:val="both"/>
      </w:pPr>
    </w:p>
    <w:p w14:paraId="233D473A" w14:textId="77777777" w:rsidR="00C85AB1" w:rsidRDefault="00C85AB1" w:rsidP="003B19E2">
      <w:pPr>
        <w:spacing w:before="60" w:after="0" w:line="360" w:lineRule="auto"/>
        <w:ind w:right="-20"/>
        <w:jc w:val="both"/>
      </w:pPr>
    </w:p>
    <w:p w14:paraId="026906F7" w14:textId="77777777" w:rsidR="00C85AB1" w:rsidRDefault="00C85AB1" w:rsidP="003B19E2">
      <w:pPr>
        <w:spacing w:before="60" w:after="0" w:line="360" w:lineRule="auto"/>
        <w:ind w:right="-20"/>
        <w:jc w:val="both"/>
      </w:pPr>
    </w:p>
    <w:p w14:paraId="42C51B5C" w14:textId="77777777" w:rsidR="00C85AB1" w:rsidRDefault="00C85AB1" w:rsidP="003B19E2">
      <w:pPr>
        <w:spacing w:before="60" w:after="0" w:line="360" w:lineRule="auto"/>
        <w:ind w:right="-20"/>
        <w:jc w:val="both"/>
      </w:pPr>
    </w:p>
    <w:p w14:paraId="7E8077B7" w14:textId="77777777" w:rsidR="00C85AB1" w:rsidRDefault="00C85AB1" w:rsidP="003B19E2">
      <w:pPr>
        <w:spacing w:before="60" w:after="0" w:line="360" w:lineRule="auto"/>
        <w:ind w:right="-20"/>
        <w:jc w:val="both"/>
      </w:pPr>
    </w:p>
    <w:p w14:paraId="6E965F4C" w14:textId="77777777" w:rsidR="00C85AB1" w:rsidRDefault="00C85AB1" w:rsidP="003B19E2">
      <w:pPr>
        <w:spacing w:before="60" w:after="0" w:line="360" w:lineRule="auto"/>
        <w:ind w:right="-20"/>
        <w:jc w:val="both"/>
      </w:pPr>
    </w:p>
    <w:p w14:paraId="4B356800" w14:textId="77777777" w:rsidR="00C85AB1" w:rsidRDefault="00C85AB1" w:rsidP="003B19E2">
      <w:pPr>
        <w:spacing w:before="60" w:after="0" w:line="360" w:lineRule="auto"/>
        <w:ind w:right="-20"/>
        <w:jc w:val="both"/>
      </w:pPr>
    </w:p>
    <w:p w14:paraId="66B1B87B" w14:textId="4EE7A790" w:rsidR="00120E7E" w:rsidRDefault="00120E7E" w:rsidP="003B19E2">
      <w:pPr>
        <w:spacing w:before="60" w:after="0" w:line="360" w:lineRule="auto"/>
        <w:ind w:right="-20"/>
        <w:jc w:val="both"/>
      </w:pPr>
    </w:p>
    <w:p w14:paraId="25E2012B" w14:textId="77777777" w:rsidR="00120E7E" w:rsidRDefault="00120E7E" w:rsidP="003B19E2">
      <w:pPr>
        <w:spacing w:before="60" w:after="0" w:line="360" w:lineRule="auto"/>
        <w:ind w:right="-20"/>
        <w:jc w:val="both"/>
      </w:pPr>
    </w:p>
    <w:p w14:paraId="25FF8DB7" w14:textId="77777777" w:rsidR="00120E7E" w:rsidRDefault="00120E7E" w:rsidP="003B19E2">
      <w:pPr>
        <w:spacing w:before="60" w:after="0" w:line="360" w:lineRule="auto"/>
        <w:ind w:right="-20"/>
        <w:jc w:val="both"/>
      </w:pPr>
    </w:p>
    <w:p w14:paraId="22C12DCC" w14:textId="77777777" w:rsidR="00120E7E" w:rsidRDefault="00120E7E" w:rsidP="003B19E2">
      <w:pPr>
        <w:spacing w:before="60" w:after="0" w:line="360" w:lineRule="auto"/>
        <w:ind w:right="-20"/>
        <w:jc w:val="both"/>
      </w:pPr>
    </w:p>
    <w:p w14:paraId="62BF1DFD" w14:textId="77777777" w:rsidR="00120E7E" w:rsidRDefault="00120E7E" w:rsidP="003B19E2">
      <w:pPr>
        <w:spacing w:before="60" w:after="0" w:line="360" w:lineRule="auto"/>
        <w:ind w:right="-20"/>
        <w:jc w:val="both"/>
      </w:pPr>
    </w:p>
    <w:p w14:paraId="4A566429" w14:textId="77777777" w:rsidR="00120E7E" w:rsidRDefault="00120E7E" w:rsidP="003B19E2">
      <w:pPr>
        <w:spacing w:before="60" w:after="0" w:line="360" w:lineRule="auto"/>
        <w:ind w:right="-20"/>
        <w:jc w:val="both"/>
      </w:pPr>
    </w:p>
    <w:p w14:paraId="0637B348" w14:textId="77777777" w:rsidR="00120E7E" w:rsidRDefault="00120E7E" w:rsidP="003B19E2">
      <w:pPr>
        <w:spacing w:before="60" w:after="0" w:line="360" w:lineRule="auto"/>
        <w:ind w:right="-20"/>
        <w:jc w:val="both"/>
      </w:pPr>
    </w:p>
    <w:p w14:paraId="7BFE9974" w14:textId="77777777" w:rsidR="00120E7E" w:rsidRDefault="00120E7E" w:rsidP="003B19E2">
      <w:pPr>
        <w:spacing w:before="60" w:after="0" w:line="360" w:lineRule="auto"/>
        <w:ind w:right="-20"/>
        <w:jc w:val="both"/>
      </w:pPr>
    </w:p>
    <w:p w14:paraId="6A78EC3A" w14:textId="77777777" w:rsidR="00C85AB1" w:rsidRDefault="00C85AB1" w:rsidP="003B19E2">
      <w:pPr>
        <w:spacing w:before="60" w:after="0" w:line="360" w:lineRule="auto"/>
        <w:ind w:right="-20"/>
        <w:jc w:val="both"/>
      </w:pPr>
    </w:p>
    <w:p w14:paraId="5C164812" w14:textId="77777777" w:rsidR="00C85AB1" w:rsidRDefault="00C85AB1" w:rsidP="00C85AB1">
      <w:pPr>
        <w:jc w:val="both"/>
        <w:rPr>
          <w:rFonts w:ascii="Arial" w:hAnsi="Arial" w:cs="Arial"/>
          <w:sz w:val="28"/>
          <w:szCs w:val="28"/>
        </w:rPr>
      </w:pPr>
    </w:p>
    <w:p w14:paraId="5DD7D053" w14:textId="12633CAC" w:rsidR="00C85AB1" w:rsidRDefault="006550C1" w:rsidP="00C85AB1">
      <w:pPr>
        <w:pStyle w:val="Ttulo1"/>
      </w:pPr>
      <w:bookmarkStart w:id="37" w:name="_Toc169293940"/>
      <w:r>
        <w:lastRenderedPageBreak/>
        <w:t>11</w:t>
      </w:r>
      <w:r w:rsidR="00C85AB1" w:rsidRPr="001E7813">
        <w:t xml:space="preserve"> FLUXOGRAMA E FERRAMENTA DE ATENDIMENTO DO SUPORTE</w:t>
      </w:r>
      <w:bookmarkEnd w:id="37"/>
    </w:p>
    <w:p w14:paraId="3B5FEEAC" w14:textId="77777777" w:rsidR="00C85AB1" w:rsidRPr="001E7813" w:rsidRDefault="00C85AB1" w:rsidP="00C85AB1"/>
    <w:p w14:paraId="6A541340" w14:textId="26894C37" w:rsidR="00C85AB1" w:rsidRDefault="006550C1" w:rsidP="00C85AB1">
      <w:pPr>
        <w:pStyle w:val="Ttulo2"/>
      </w:pPr>
      <w:bookmarkStart w:id="38" w:name="_Toc169293941"/>
      <w:r>
        <w:t>11</w:t>
      </w:r>
      <w:r w:rsidR="00C85AB1">
        <w:t xml:space="preserve">.1 </w:t>
      </w:r>
      <w:proofErr w:type="spellStart"/>
      <w:r w:rsidR="00C85AB1">
        <w:t>Sojinha</w:t>
      </w:r>
      <w:bookmarkEnd w:id="38"/>
      <w:proofErr w:type="spellEnd"/>
    </w:p>
    <w:p w14:paraId="36736521" w14:textId="77777777" w:rsidR="00C85AB1" w:rsidRDefault="00C85AB1" w:rsidP="00C85AB1">
      <w:r>
        <w:t xml:space="preserve">Utilizando da plataforma </w:t>
      </w:r>
      <w:proofErr w:type="spellStart"/>
      <w:r>
        <w:t>JivoChat</w:t>
      </w:r>
      <w:proofErr w:type="spellEnd"/>
      <w:r>
        <w:t xml:space="preserve"> implantamos ao nosso sistema um </w:t>
      </w:r>
      <w:proofErr w:type="spellStart"/>
      <w:r>
        <w:t>chatbot</w:t>
      </w:r>
      <w:proofErr w:type="spellEnd"/>
      <w:r>
        <w:t xml:space="preserve"> que batizamos de </w:t>
      </w:r>
      <w:proofErr w:type="spellStart"/>
      <w:r>
        <w:t>Sojinha</w:t>
      </w:r>
      <w:proofErr w:type="spellEnd"/>
      <w:r>
        <w:t xml:space="preserve"> que fará você entrar em contato direto com nossa equipe.</w:t>
      </w:r>
    </w:p>
    <w:p w14:paraId="03FB6587" w14:textId="77777777" w:rsidR="00C85AB1" w:rsidRDefault="00C85AB1" w:rsidP="00C85AB1"/>
    <w:p w14:paraId="70136F54" w14:textId="783B108C" w:rsidR="00C85AB1" w:rsidRPr="00C24C91" w:rsidRDefault="00C85AB1" w:rsidP="00C24C91">
      <w:pPr>
        <w:spacing w:line="360" w:lineRule="auto"/>
        <w:jc w:val="center"/>
        <w:rPr>
          <w:rFonts w:ascii="Arial" w:hAnsi="Arial" w:cs="Arial"/>
        </w:rPr>
      </w:pPr>
      <w:r w:rsidRPr="00AE079A">
        <w:rPr>
          <w:rFonts w:ascii="Arial" w:hAnsi="Arial" w:cs="Arial"/>
          <w:b/>
          <w:bCs/>
        </w:rPr>
        <w:t xml:space="preserve">Figura </w:t>
      </w:r>
      <w:r w:rsidR="006B0485">
        <w:rPr>
          <w:rFonts w:ascii="Arial" w:hAnsi="Arial" w:cs="Arial"/>
          <w:b/>
          <w:bCs/>
        </w:rPr>
        <w:t>20</w:t>
      </w:r>
      <w:r w:rsidRPr="00AE079A">
        <w:rPr>
          <w:rFonts w:ascii="Arial" w:hAnsi="Arial" w:cs="Arial"/>
          <w:b/>
          <w:bCs/>
        </w:rPr>
        <w:t xml:space="preserve"> –</w:t>
      </w:r>
      <w:r w:rsidRPr="00AE079A">
        <w:rPr>
          <w:rFonts w:ascii="Arial" w:hAnsi="Arial" w:cs="Arial"/>
        </w:rPr>
        <w:t xml:space="preserve"> </w:t>
      </w:r>
      <w:proofErr w:type="spellStart"/>
      <w:r>
        <w:rPr>
          <w:rFonts w:ascii="Arial" w:hAnsi="Arial" w:cs="Arial"/>
        </w:rPr>
        <w:t>ChatBot</w:t>
      </w:r>
      <w:proofErr w:type="spellEnd"/>
      <w:r>
        <w:rPr>
          <w:rFonts w:ascii="Arial" w:hAnsi="Arial" w:cs="Arial"/>
        </w:rPr>
        <w:t xml:space="preserve"> (</w:t>
      </w:r>
      <w:proofErr w:type="spellStart"/>
      <w:r>
        <w:rPr>
          <w:rFonts w:ascii="Arial" w:hAnsi="Arial" w:cs="Arial"/>
        </w:rPr>
        <w:t>Sojinha</w:t>
      </w:r>
      <w:proofErr w:type="spellEnd"/>
      <w:r>
        <w:rPr>
          <w:rFonts w:ascii="Arial" w:hAnsi="Arial" w:cs="Arial"/>
        </w:rPr>
        <w:t>)</w:t>
      </w:r>
    </w:p>
    <w:p w14:paraId="74B9CD3C" w14:textId="41E6AD40" w:rsidR="00C85AB1" w:rsidRPr="00AE079A" w:rsidRDefault="00C24C91" w:rsidP="00DD26DE">
      <w:pPr>
        <w:jc w:val="center"/>
      </w:pPr>
      <w:r>
        <w:rPr>
          <w:rFonts w:ascii="Arial" w:hAnsi="Arial" w:cs="Arial"/>
          <w:b/>
          <w:bCs/>
          <w:noProof/>
          <w:sz w:val="28"/>
          <w:szCs w:val="28"/>
        </w:rPr>
        <w:drawing>
          <wp:inline distT="0" distB="0" distL="0" distR="0" wp14:anchorId="3C91C5E2" wp14:editId="7A1FA9FB">
            <wp:extent cx="1863714" cy="2453640"/>
            <wp:effectExtent l="0" t="0" r="3810" b="3810"/>
            <wp:docPr id="1616021849" name="Imagem 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21849" name="Imagem 5" descr="Interface gráfica do usuário, Texto, Aplicativo, chat ou mensagem de texto&#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4683" cy="2454916"/>
                    </a:xfrm>
                    <a:prstGeom prst="rect">
                      <a:avLst/>
                    </a:prstGeom>
                  </pic:spPr>
                </pic:pic>
              </a:graphicData>
            </a:graphic>
          </wp:inline>
        </w:drawing>
      </w:r>
    </w:p>
    <w:p w14:paraId="170372CE" w14:textId="77777777" w:rsidR="00C85AB1" w:rsidRPr="00AE079A" w:rsidRDefault="00C85AB1" w:rsidP="00C85AB1"/>
    <w:p w14:paraId="33FA844B" w14:textId="4171605B" w:rsidR="00C85AB1" w:rsidRDefault="00520EFC" w:rsidP="00DD26DE">
      <w:pPr>
        <w:pStyle w:val="Ttulo2"/>
      </w:pPr>
      <w:bookmarkStart w:id="39" w:name="_Toc169293942"/>
      <w:r>
        <w:t>11</w:t>
      </w:r>
      <w:r w:rsidR="00C85AB1">
        <w:t>.</w:t>
      </w:r>
      <w:r w:rsidR="00DF5EB2">
        <w:t>2</w:t>
      </w:r>
      <w:r w:rsidR="00C85AB1">
        <w:t xml:space="preserve"> Fluxograma de Atendimento do Suporte</w:t>
      </w:r>
      <w:bookmarkEnd w:id="39"/>
    </w:p>
    <w:p w14:paraId="1A623AFA" w14:textId="77777777" w:rsidR="00DD26DE" w:rsidRPr="00DD26DE" w:rsidRDefault="00DD26DE" w:rsidP="00DD26DE"/>
    <w:p w14:paraId="7E9EBD48" w14:textId="77777777" w:rsidR="008C31A8" w:rsidRDefault="00DA4406" w:rsidP="00E6672C">
      <w:pPr>
        <w:jc w:val="both"/>
      </w:pPr>
      <w:r>
        <w:t>Para realizar a</w:t>
      </w:r>
      <w:r w:rsidR="00B10A32">
        <w:t xml:space="preserve"> um atendimento adequado ao nosso client</w:t>
      </w:r>
      <w:r w:rsidR="000B571B">
        <w:t>e, acontece uma sepa</w:t>
      </w:r>
      <w:r w:rsidR="001B767B">
        <w:t>ra</w:t>
      </w:r>
      <w:r w:rsidR="000B571B">
        <w:t>ção</w:t>
      </w:r>
      <w:r w:rsidR="001B767B">
        <w:t xml:space="preserve"> de níveis, sendo eles respectivamente, N1, N2  e N3</w:t>
      </w:r>
      <w:r w:rsidR="008C31A8">
        <w:t>.</w:t>
      </w:r>
    </w:p>
    <w:p w14:paraId="7BF3C89E" w14:textId="7DC7F703" w:rsidR="00620406" w:rsidRDefault="009C6E82" w:rsidP="00E6672C">
      <w:pPr>
        <w:jc w:val="both"/>
      </w:pPr>
      <w:r>
        <w:t>O</w:t>
      </w:r>
      <w:r w:rsidR="008C31A8">
        <w:t>corre</w:t>
      </w:r>
      <w:r w:rsidR="00AD442E">
        <w:t xml:space="preserve"> primeiramente um </w:t>
      </w:r>
      <w:r w:rsidR="00241F3A">
        <w:t>autoatendimento</w:t>
      </w:r>
      <w:r w:rsidR="00AD442E">
        <w:t xml:space="preserve"> </w:t>
      </w:r>
      <w:r w:rsidR="00241F3A">
        <w:t xml:space="preserve">onde pela leitura do manual de instalação e nosso FAQ  </w:t>
      </w:r>
      <w:r>
        <w:t xml:space="preserve">as dúvidas </w:t>
      </w:r>
      <w:r w:rsidR="00620406">
        <w:t xml:space="preserve">podem acabar sendo resolvidas sem </w:t>
      </w:r>
      <w:r w:rsidR="0074001E">
        <w:t>auxílio</w:t>
      </w:r>
      <w:r w:rsidR="00620406">
        <w:t xml:space="preserve"> de nosso atendimento direto.</w:t>
      </w:r>
    </w:p>
    <w:p w14:paraId="04FE21C3" w14:textId="511FAAAF" w:rsidR="0077468D" w:rsidRDefault="00620406" w:rsidP="00E6672C">
      <w:pPr>
        <w:jc w:val="both"/>
      </w:pPr>
      <w:r>
        <w:t>Se o problema continuar existindo</w:t>
      </w:r>
      <w:r w:rsidR="0074001E">
        <w:t xml:space="preserve">, você será encaminhado para o N1, onde primeiramente confirmará </w:t>
      </w:r>
      <w:r w:rsidR="00513EFF">
        <w:t xml:space="preserve">se o que deseja é uma requisição ou não, pois caso o mesmo deverá ser </w:t>
      </w:r>
      <w:r w:rsidR="00B96E6C">
        <w:t xml:space="preserve">redirecionado para outro tipo de atendimento. Com seu chamado </w:t>
      </w:r>
      <w:r w:rsidR="00117226">
        <w:t>classificado e realizado o primeiro atendimento</w:t>
      </w:r>
      <w:r w:rsidR="007627D5">
        <w:t xml:space="preserve">, você deverá nos confirmar se </w:t>
      </w:r>
      <w:r w:rsidR="0077468D">
        <w:t>seu problema foi resolvido ou não, se sim o atendimento é encerrado.</w:t>
      </w:r>
    </w:p>
    <w:p w14:paraId="68B85D84" w14:textId="77777777" w:rsidR="00A07264" w:rsidRDefault="0077468D" w:rsidP="00E6672C">
      <w:pPr>
        <w:jc w:val="both"/>
      </w:pPr>
      <w:r>
        <w:lastRenderedPageBreak/>
        <w:t>Se não</w:t>
      </w:r>
      <w:r w:rsidR="00A07264">
        <w:t>,</w:t>
      </w:r>
      <w:r w:rsidR="007627D5">
        <w:t xml:space="preserve"> </w:t>
      </w:r>
      <w:r>
        <w:t>você será encaminhado para o N</w:t>
      </w:r>
      <w:r w:rsidR="00A07264">
        <w:t xml:space="preserve">2, onde será realizado um atendimento mais aprofundado, e novamente, </w:t>
      </w:r>
      <w:r w:rsidR="00A07264">
        <w:t>você deverá nos confirmar se seu problema foi resolvido ou não, se sim o atendimento é encerrado.</w:t>
      </w:r>
    </w:p>
    <w:p w14:paraId="3FCC3E12" w14:textId="522905E9" w:rsidR="00620406" w:rsidRDefault="00A07264" w:rsidP="00E6672C">
      <w:pPr>
        <w:jc w:val="both"/>
      </w:pPr>
      <w:r>
        <w:t>Se não, você será encaminhado para o N</w:t>
      </w:r>
      <w:r>
        <w:t>3</w:t>
      </w:r>
      <w:r>
        <w:t>, onde será realizado um atendimento</w:t>
      </w:r>
      <w:r w:rsidR="00E6672C">
        <w:t xml:space="preserve"> avançado</w:t>
      </w:r>
      <w:r>
        <w:t xml:space="preserve">, e novamente, você deverá nos confirmar se seu problema </w:t>
      </w:r>
      <w:r w:rsidR="00E6672C">
        <w:t>finalizando seu atendimento.</w:t>
      </w:r>
    </w:p>
    <w:p w14:paraId="54F7493E" w14:textId="77777777" w:rsidR="009279CF" w:rsidRDefault="009279CF" w:rsidP="00E6672C">
      <w:pPr>
        <w:jc w:val="both"/>
      </w:pPr>
    </w:p>
    <w:p w14:paraId="3D7DB929" w14:textId="62F57860" w:rsidR="00A07264" w:rsidRPr="009279CF" w:rsidRDefault="009279CF" w:rsidP="009279CF">
      <w:pPr>
        <w:spacing w:line="360" w:lineRule="auto"/>
        <w:jc w:val="center"/>
        <w:rPr>
          <w:rFonts w:ascii="Arial" w:hAnsi="Arial" w:cs="Arial"/>
        </w:rPr>
      </w:pPr>
      <w:r w:rsidRPr="00AE079A">
        <w:rPr>
          <w:rFonts w:ascii="Arial" w:hAnsi="Arial" w:cs="Arial"/>
          <w:b/>
          <w:bCs/>
        </w:rPr>
        <w:t xml:space="preserve">Figura </w:t>
      </w:r>
      <w:r w:rsidR="00DD26DE">
        <w:rPr>
          <w:rFonts w:ascii="Arial" w:hAnsi="Arial" w:cs="Arial"/>
          <w:b/>
          <w:bCs/>
        </w:rPr>
        <w:t>21</w:t>
      </w:r>
      <w:r w:rsidRPr="00AE079A">
        <w:rPr>
          <w:rFonts w:ascii="Arial" w:hAnsi="Arial" w:cs="Arial"/>
          <w:b/>
          <w:bCs/>
        </w:rPr>
        <w:t xml:space="preserve"> –</w:t>
      </w:r>
      <w:r w:rsidRPr="00AE079A">
        <w:rPr>
          <w:rFonts w:ascii="Arial" w:hAnsi="Arial" w:cs="Arial"/>
        </w:rPr>
        <w:t xml:space="preserve"> </w:t>
      </w:r>
      <w:r>
        <w:rPr>
          <w:rFonts w:ascii="Arial" w:hAnsi="Arial" w:cs="Arial"/>
        </w:rPr>
        <w:t xml:space="preserve">Fluxograma de Atendimento </w:t>
      </w:r>
      <w:r w:rsidR="00A143CB">
        <w:rPr>
          <w:rFonts w:ascii="Arial" w:hAnsi="Arial" w:cs="Arial"/>
        </w:rPr>
        <w:t>do Suporte</w:t>
      </w:r>
      <w:r>
        <w:t xml:space="preserve"> </w:t>
      </w:r>
    </w:p>
    <w:p w14:paraId="2B50DF85" w14:textId="3B49F8A2" w:rsidR="00A143CB" w:rsidRDefault="00C85AB1" w:rsidP="00A143CB">
      <w:r>
        <w:rPr>
          <w:noProof/>
        </w:rPr>
        <w:drawing>
          <wp:inline distT="0" distB="0" distL="0" distR="0" wp14:anchorId="25C42865" wp14:editId="714E81E8">
            <wp:extent cx="5400040" cy="2160270"/>
            <wp:effectExtent l="0" t="0" r="0" b="0"/>
            <wp:docPr id="208249837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98378" name="Imagem 1" descr="Diagrama&#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6A10033F" w14:textId="77777777" w:rsidR="00A143CB" w:rsidRPr="00AE079A" w:rsidRDefault="00A143CB" w:rsidP="00A143CB"/>
    <w:p w14:paraId="0DDF37DD" w14:textId="0D7695F6" w:rsidR="00DF5EB2" w:rsidRDefault="00520EFC" w:rsidP="00DF5EB2">
      <w:pPr>
        <w:pStyle w:val="Ttulo2"/>
      </w:pPr>
      <w:bookmarkStart w:id="40" w:name="_Toc169293943"/>
      <w:r>
        <w:t>11</w:t>
      </w:r>
      <w:r w:rsidR="00DF5EB2">
        <w:t xml:space="preserve">.3 </w:t>
      </w:r>
      <w:r w:rsidR="00DF5EB2">
        <w:t>7S</w:t>
      </w:r>
      <w:r w:rsidR="00A42E2C">
        <w:t>ojasIA</w:t>
      </w:r>
      <w:bookmarkEnd w:id="40"/>
    </w:p>
    <w:p w14:paraId="4F71EF16" w14:textId="053BDEA6" w:rsidR="009279CF" w:rsidRDefault="00A42E2C" w:rsidP="00DF5EB2">
      <w:r>
        <w:t>Foi implementada ao nosso projeto c</w:t>
      </w:r>
      <w:r w:rsidR="008F0B89">
        <w:t xml:space="preserve">om o objetivo de </w:t>
      </w:r>
      <w:r w:rsidR="00237142">
        <w:t xml:space="preserve">ser </w:t>
      </w:r>
      <w:r w:rsidR="00C923FE">
        <w:t xml:space="preserve">um suporte a nossa própria equipe, para questões técnicas, para </w:t>
      </w:r>
      <w:r w:rsidR="003B6EB6">
        <w:t>prevenir uma infecção</w:t>
      </w:r>
      <w:r w:rsidR="00411312">
        <w:t xml:space="preserve"> na IA por má gestão de informações implementadas.</w:t>
      </w:r>
      <w:r w:rsidR="003B6EB6">
        <w:t xml:space="preserve"> </w:t>
      </w:r>
    </w:p>
    <w:p w14:paraId="258F481F" w14:textId="77777777" w:rsidR="009279CF" w:rsidRDefault="009279CF" w:rsidP="00DF5EB2"/>
    <w:p w14:paraId="0297D40A" w14:textId="76C919CD" w:rsidR="009279CF" w:rsidRPr="009279CF" w:rsidRDefault="009279CF" w:rsidP="009279CF">
      <w:pPr>
        <w:spacing w:line="360" w:lineRule="auto"/>
        <w:jc w:val="center"/>
        <w:rPr>
          <w:rFonts w:ascii="Arial" w:hAnsi="Arial" w:cs="Arial"/>
        </w:rPr>
      </w:pPr>
      <w:r w:rsidRPr="00AE079A">
        <w:rPr>
          <w:rFonts w:ascii="Arial" w:hAnsi="Arial" w:cs="Arial"/>
          <w:b/>
          <w:bCs/>
        </w:rPr>
        <w:t xml:space="preserve">Figura </w:t>
      </w:r>
      <w:r>
        <w:rPr>
          <w:rFonts w:ascii="Arial" w:hAnsi="Arial" w:cs="Arial"/>
          <w:b/>
          <w:bCs/>
        </w:rPr>
        <w:t>2</w:t>
      </w:r>
      <w:r w:rsidR="00DD26DE">
        <w:rPr>
          <w:rFonts w:ascii="Arial" w:hAnsi="Arial" w:cs="Arial"/>
          <w:b/>
          <w:bCs/>
        </w:rPr>
        <w:t>2</w:t>
      </w:r>
      <w:r w:rsidRPr="00AE079A">
        <w:rPr>
          <w:rFonts w:ascii="Arial" w:hAnsi="Arial" w:cs="Arial"/>
          <w:b/>
          <w:bCs/>
        </w:rPr>
        <w:t xml:space="preserve"> –</w:t>
      </w:r>
      <w:r w:rsidRPr="00AE079A">
        <w:rPr>
          <w:rFonts w:ascii="Arial" w:hAnsi="Arial" w:cs="Arial"/>
        </w:rPr>
        <w:t xml:space="preserve"> </w:t>
      </w:r>
      <w:r>
        <w:rPr>
          <w:rFonts w:ascii="Arial" w:hAnsi="Arial" w:cs="Arial"/>
        </w:rPr>
        <w:t>7SojasIA</w:t>
      </w:r>
    </w:p>
    <w:p w14:paraId="67F47C46" w14:textId="1B366B2E" w:rsidR="00B43BD0" w:rsidRPr="00AE079A" w:rsidRDefault="00DF5EB2" w:rsidP="00DD26DE">
      <w:pPr>
        <w:jc w:val="center"/>
      </w:pPr>
      <w:r>
        <w:rPr>
          <w:rFonts w:ascii="Arial" w:hAnsi="Arial" w:cs="Arial"/>
          <w:b/>
          <w:bCs/>
          <w:noProof/>
          <w:sz w:val="28"/>
          <w:szCs w:val="28"/>
        </w:rPr>
        <w:drawing>
          <wp:inline distT="0" distB="0" distL="0" distR="0" wp14:anchorId="0AC52F7E" wp14:editId="2737ADBB">
            <wp:extent cx="4902200" cy="2389994"/>
            <wp:effectExtent l="0" t="0" r="0" b="0"/>
            <wp:docPr id="1986818168"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18168" name="Imagem 6" descr="Interface gráfica do usuário, Aplicativo&#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3432" cy="2395470"/>
                    </a:xfrm>
                    <a:prstGeom prst="rect">
                      <a:avLst/>
                    </a:prstGeom>
                  </pic:spPr>
                </pic:pic>
              </a:graphicData>
            </a:graphic>
          </wp:inline>
        </w:drawing>
      </w:r>
    </w:p>
    <w:p w14:paraId="02B2E6F1" w14:textId="45028D40" w:rsidR="00160EA0" w:rsidRPr="00AE079A" w:rsidRDefault="006E1831" w:rsidP="0029239B">
      <w:pPr>
        <w:pStyle w:val="Ttulo1"/>
      </w:pPr>
      <w:bookmarkStart w:id="41" w:name="_Toc169293944"/>
      <w:r w:rsidRPr="00AE079A">
        <w:lastRenderedPageBreak/>
        <w:t xml:space="preserve">REFERÊNCIAS </w:t>
      </w:r>
      <w:r w:rsidR="30434A45" w:rsidRPr="00AE079A">
        <w:t>BIBLIOGR</w:t>
      </w:r>
      <w:r w:rsidR="0029239B" w:rsidRPr="00AE079A">
        <w:t>Á</w:t>
      </w:r>
      <w:r w:rsidR="30434A45" w:rsidRPr="00AE079A">
        <w:t>FI</w:t>
      </w:r>
      <w:r w:rsidR="0029239B" w:rsidRPr="00AE079A">
        <w:t>CAS</w:t>
      </w:r>
      <w:bookmarkEnd w:id="41"/>
    </w:p>
    <w:p w14:paraId="4CCF46B7" w14:textId="45893518" w:rsidR="00160EA0" w:rsidRPr="00AE079A" w:rsidRDefault="00160EA0" w:rsidP="61E6EB4F">
      <w:pPr>
        <w:spacing w:before="182" w:line="360" w:lineRule="auto"/>
        <w:jc w:val="both"/>
        <w:rPr>
          <w:b/>
          <w:bCs/>
        </w:rPr>
      </w:pPr>
    </w:p>
    <w:p w14:paraId="0A39ADB8" w14:textId="57C6AE91" w:rsidR="00160EA0" w:rsidRPr="00AE079A" w:rsidRDefault="30434A45" w:rsidP="61E6EB4F">
      <w:pPr>
        <w:spacing w:before="182" w:line="360" w:lineRule="auto"/>
        <w:jc w:val="both"/>
      </w:pPr>
      <w:r w:rsidRPr="00AE079A">
        <w:t xml:space="preserve">&lt; </w:t>
      </w:r>
      <w:r w:rsidRPr="00AE079A">
        <w:rPr>
          <w:b/>
          <w:bCs/>
        </w:rPr>
        <w:t>APRESENTAÇÃO DO SENSOR DE UMIDADE DA EMPRESA GSI</w:t>
      </w:r>
      <w:r w:rsidRPr="00AE079A">
        <w:t xml:space="preserve"> - https://www.grainsystems.com/pt_SA/produtos/gestao-dos-graos/sensor-de-umidade.html &gt;</w:t>
      </w:r>
    </w:p>
    <w:p w14:paraId="72B3CF06" w14:textId="70D44A67" w:rsidR="00160EA0" w:rsidRPr="00AE079A" w:rsidRDefault="00160EA0" w:rsidP="61E6EB4F">
      <w:pPr>
        <w:spacing w:before="182" w:line="360" w:lineRule="auto"/>
        <w:jc w:val="both"/>
      </w:pPr>
    </w:p>
    <w:p w14:paraId="7DB7B711" w14:textId="13867FAA" w:rsidR="00160EA0" w:rsidRPr="00AE079A" w:rsidRDefault="30434A45" w:rsidP="61E6EB4F">
      <w:pPr>
        <w:spacing w:before="182" w:line="360" w:lineRule="auto"/>
        <w:jc w:val="both"/>
      </w:pPr>
      <w:r w:rsidRPr="00AE079A">
        <w:t xml:space="preserve">&lt; </w:t>
      </w:r>
      <w:r w:rsidRPr="00AE079A">
        <w:rPr>
          <w:b/>
          <w:bCs/>
        </w:rPr>
        <w:t xml:space="preserve">SOLUÇÕES NA ARMAZENAGEM DOS GRÇAOS DA EMPRESA PROCER </w:t>
      </w:r>
      <w:r w:rsidR="7FB0F204" w:rsidRPr="00AE079A">
        <w:t>- https://www.procer.com.br/solucoes/armazenagem-de-graos/#:~:text=Os%20sensores%20digitais%20de%20temperatura,tomadas%20de%20decis%C3%A3o%20da%20aera%C3%A7%C3%A3o</w:t>
      </w:r>
      <w:r w:rsidRPr="00AE079A">
        <w:t xml:space="preserve"> &gt;</w:t>
      </w:r>
    </w:p>
    <w:p w14:paraId="470A1887" w14:textId="14B50CA9" w:rsidR="00160EA0" w:rsidRPr="00AE079A" w:rsidRDefault="00160EA0" w:rsidP="61E6EB4F">
      <w:pPr>
        <w:spacing w:before="182" w:line="360" w:lineRule="auto"/>
        <w:jc w:val="both"/>
      </w:pPr>
    </w:p>
    <w:p w14:paraId="79A7006C" w14:textId="1CDD17AC" w:rsidR="00160EA0" w:rsidRPr="00AE079A" w:rsidRDefault="30434A45" w:rsidP="61E6EB4F">
      <w:pPr>
        <w:spacing w:before="182" w:line="360" w:lineRule="auto"/>
        <w:jc w:val="both"/>
      </w:pPr>
      <w:r w:rsidRPr="00AE079A">
        <w:t xml:space="preserve">&lt; </w:t>
      </w:r>
      <w:r w:rsidRPr="00AE079A">
        <w:rPr>
          <w:b/>
          <w:bCs/>
        </w:rPr>
        <w:t>VALOR SENSOR DE UMIDADE RSA SENSOR</w:t>
      </w:r>
      <w:r w:rsidRPr="00AE079A">
        <w:t xml:space="preserve"> - https://www.rsa-sensors.com.br/produtos/a-rh5-r-aci-sensor-de-umidade-4-20ma-ou-0-5-10v-para-ambiente-com-precisao-de-5/?pf=gs&amp;variant=371935727&amp;gad_source=1&amp;gclid=CjwKCAjw48-vBhBbEiwAzqrZVCW9k6O1G3f_KCODgIQxIBba1IAnmgeidtcb_i8R3nAaeQp58ch3gxoCtRAQAvD_BwE &gt;</w:t>
      </w:r>
    </w:p>
    <w:p w14:paraId="009BF038" w14:textId="6C6EF79D" w:rsidR="00160EA0" w:rsidRPr="00AE079A" w:rsidRDefault="00160EA0" w:rsidP="61E6EB4F">
      <w:pPr>
        <w:spacing w:before="182" w:line="360" w:lineRule="auto"/>
        <w:jc w:val="both"/>
      </w:pPr>
    </w:p>
    <w:p w14:paraId="57D89C3A" w14:textId="5304228D" w:rsidR="00160EA0" w:rsidRPr="00AE079A" w:rsidRDefault="5F03649D" w:rsidP="61E6EB4F">
      <w:pPr>
        <w:spacing w:before="182" w:line="360" w:lineRule="auto"/>
        <w:jc w:val="both"/>
      </w:pPr>
      <w:r w:rsidRPr="00AE079A">
        <w:t xml:space="preserve">&lt; </w:t>
      </w:r>
      <w:r w:rsidRPr="00AE079A">
        <w:rPr>
          <w:b/>
          <w:bCs/>
        </w:rPr>
        <w:t>VALOR SENSOR DE UMIDADE RSA SENSOR</w:t>
      </w:r>
      <w:r w:rsidRPr="00AE079A">
        <w:t xml:space="preserve"> - </w:t>
      </w:r>
      <w:r w:rsidR="30434A45" w:rsidRPr="00AE079A">
        <w:t>https://www.rsa-sensors.com.br/produtos/a-rh5-r-lcd-aci-sensor-de-umidade-4-20ma-ou-0-5-10v-para-ambiente-com-precisao-de-5-e-display-lcd/?pf=gs&amp;variant=371936028&amp;gad_source=1&amp;gclid=CjwKCAjw48-vBhBbEiwAzqrZVDScrQQHcPjytDT2aab2f2sF8SyrDHs5KOLHZZisTYuEmdJ9v6IsZhoCJiEQAvD_BwE</w:t>
      </w:r>
      <w:r w:rsidR="6E629808" w:rsidRPr="00AE079A">
        <w:t xml:space="preserve"> &gt;</w:t>
      </w:r>
    </w:p>
    <w:p w14:paraId="151BA20D" w14:textId="63CCFE40" w:rsidR="00160EA0" w:rsidRDefault="006A7659" w:rsidP="61E6EB4F">
      <w:pPr>
        <w:spacing w:before="182" w:line="360" w:lineRule="auto"/>
        <w:jc w:val="both"/>
        <w:rPr>
          <w:b/>
          <w:bCs/>
        </w:rPr>
      </w:pPr>
      <w:r w:rsidRPr="00AE079A">
        <w:rPr>
          <w:rFonts w:ascii="Arial" w:hAnsi="Arial" w:cs="Arial"/>
          <w:sz w:val="28"/>
          <w:szCs w:val="28"/>
        </w:rPr>
        <w:tab/>
      </w:r>
      <w:r w:rsidR="00662A14" w:rsidRPr="00AE079A">
        <w:rPr>
          <w:rFonts w:ascii="Arial" w:hAnsi="Arial" w:cs="Arial"/>
          <w:sz w:val="28"/>
          <w:szCs w:val="28"/>
        </w:rPr>
        <w:t>https://victorvision.com.br/blog/o-que-e-arduino/#:~:text=O%20que%20%C3%A9%20Arduino%20e,realiza%C3%A7%C3%A3o%20de%20diversos%20projetos%20tecnol%C3%B3gicos.</w:t>
      </w:r>
    </w:p>
    <w:sectPr w:rsidR="00160EA0" w:rsidSect="008647B8">
      <w:headerReference w:type="default" r:id="rId38"/>
      <w:footerReference w:type="default" r:id="rId39"/>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B18E3" w14:textId="77777777" w:rsidR="00966F65" w:rsidRPr="00AE079A" w:rsidRDefault="00966F65">
      <w:pPr>
        <w:spacing w:after="0" w:line="240" w:lineRule="auto"/>
      </w:pPr>
      <w:r w:rsidRPr="00AE079A">
        <w:separator/>
      </w:r>
    </w:p>
  </w:endnote>
  <w:endnote w:type="continuationSeparator" w:id="0">
    <w:p w14:paraId="391E3B18" w14:textId="77777777" w:rsidR="00966F65" w:rsidRPr="00AE079A" w:rsidRDefault="00966F65">
      <w:pPr>
        <w:spacing w:after="0" w:line="240" w:lineRule="auto"/>
      </w:pPr>
      <w:r w:rsidRPr="00AE079A">
        <w:continuationSeparator/>
      </w:r>
    </w:p>
  </w:endnote>
  <w:endnote w:type="continuationNotice" w:id="1">
    <w:p w14:paraId="0FC902D5" w14:textId="77777777" w:rsidR="00966F65" w:rsidRPr="00AE079A" w:rsidRDefault="00966F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AppleSystemUIFont">
    <w:altName w:val="Cambria"/>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UICTFontTextStyleBod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8098733" w:rsidRPr="00AE079A" w14:paraId="3F80D6B2" w14:textId="77777777" w:rsidTr="08098733">
      <w:trPr>
        <w:trHeight w:val="300"/>
      </w:trPr>
      <w:tc>
        <w:tcPr>
          <w:tcW w:w="2830" w:type="dxa"/>
        </w:tcPr>
        <w:p w14:paraId="7F6C4B1B" w14:textId="77777777" w:rsidR="08098733" w:rsidRPr="00AE079A" w:rsidRDefault="08098733" w:rsidP="08098733">
          <w:pPr>
            <w:pStyle w:val="Cabealho"/>
            <w:ind w:left="-115"/>
          </w:pPr>
        </w:p>
      </w:tc>
      <w:tc>
        <w:tcPr>
          <w:tcW w:w="2830" w:type="dxa"/>
        </w:tcPr>
        <w:p w14:paraId="788A48AF" w14:textId="77777777" w:rsidR="08098733" w:rsidRPr="00AE079A" w:rsidRDefault="08098733" w:rsidP="08098733">
          <w:pPr>
            <w:pStyle w:val="Cabealho"/>
            <w:jc w:val="center"/>
          </w:pPr>
        </w:p>
      </w:tc>
      <w:tc>
        <w:tcPr>
          <w:tcW w:w="2830" w:type="dxa"/>
        </w:tcPr>
        <w:p w14:paraId="6C1367C5" w14:textId="77777777" w:rsidR="08098733" w:rsidRPr="00AE079A" w:rsidRDefault="08098733" w:rsidP="00F54301">
          <w:pPr>
            <w:pStyle w:val="Cabealho"/>
            <w:ind w:right="-115"/>
            <w:jc w:val="center"/>
          </w:pPr>
        </w:p>
      </w:tc>
    </w:tr>
  </w:tbl>
  <w:p w14:paraId="4CB93451" w14:textId="77777777" w:rsidR="08098733" w:rsidRPr="00AE079A" w:rsidRDefault="08098733" w:rsidP="0809873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91D3E" w14:textId="7976E33C" w:rsidR="000E6AB9" w:rsidRPr="00AE079A" w:rsidRDefault="000E6AB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3421B" w14:textId="77777777" w:rsidR="00966F65" w:rsidRPr="00AE079A" w:rsidRDefault="00966F65">
      <w:pPr>
        <w:spacing w:after="0" w:line="240" w:lineRule="auto"/>
      </w:pPr>
      <w:r w:rsidRPr="00AE079A">
        <w:separator/>
      </w:r>
    </w:p>
  </w:footnote>
  <w:footnote w:type="continuationSeparator" w:id="0">
    <w:p w14:paraId="4126D50D" w14:textId="77777777" w:rsidR="00966F65" w:rsidRPr="00AE079A" w:rsidRDefault="00966F65">
      <w:pPr>
        <w:spacing w:after="0" w:line="240" w:lineRule="auto"/>
      </w:pPr>
      <w:r w:rsidRPr="00AE079A">
        <w:continuationSeparator/>
      </w:r>
    </w:p>
  </w:footnote>
  <w:footnote w:type="continuationNotice" w:id="1">
    <w:p w14:paraId="5D66978E" w14:textId="77777777" w:rsidR="00966F65" w:rsidRPr="00AE079A" w:rsidRDefault="00966F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8098733" w:rsidRPr="00AE079A" w14:paraId="5268BFA1" w14:textId="77777777" w:rsidTr="08098733">
      <w:trPr>
        <w:trHeight w:val="300"/>
      </w:trPr>
      <w:tc>
        <w:tcPr>
          <w:tcW w:w="2830" w:type="dxa"/>
        </w:tcPr>
        <w:p w14:paraId="301D456F" w14:textId="77777777" w:rsidR="08098733" w:rsidRPr="00AE079A" w:rsidRDefault="08098733" w:rsidP="08098733">
          <w:pPr>
            <w:pStyle w:val="Cabealho"/>
            <w:ind w:left="-115"/>
          </w:pPr>
        </w:p>
      </w:tc>
      <w:tc>
        <w:tcPr>
          <w:tcW w:w="2830" w:type="dxa"/>
        </w:tcPr>
        <w:p w14:paraId="6DFD8884" w14:textId="77777777" w:rsidR="08098733" w:rsidRPr="00AE079A" w:rsidRDefault="08098733" w:rsidP="08098733">
          <w:pPr>
            <w:pStyle w:val="Cabealho"/>
            <w:jc w:val="center"/>
          </w:pPr>
        </w:p>
      </w:tc>
      <w:tc>
        <w:tcPr>
          <w:tcW w:w="2830" w:type="dxa"/>
        </w:tcPr>
        <w:p w14:paraId="326B1DF3" w14:textId="77777777" w:rsidR="08098733" w:rsidRPr="00AE079A" w:rsidRDefault="08098733" w:rsidP="08098733">
          <w:pPr>
            <w:pStyle w:val="Cabealho"/>
            <w:ind w:right="-115"/>
            <w:jc w:val="right"/>
          </w:pPr>
        </w:p>
      </w:tc>
    </w:tr>
  </w:tbl>
  <w:p w14:paraId="178C60DA" w14:textId="77777777" w:rsidR="08098733" w:rsidRPr="00AE079A" w:rsidRDefault="08098733" w:rsidP="0809873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1579664"/>
      <w:docPartObj>
        <w:docPartGallery w:val="Page Numbers (Top of Page)"/>
        <w:docPartUnique/>
      </w:docPartObj>
    </w:sdtPr>
    <w:sdtEndPr/>
    <w:sdtContent>
      <w:p w14:paraId="5D1A343A" w14:textId="3D042CF3" w:rsidR="008F3965" w:rsidRPr="00AE079A" w:rsidRDefault="008F3965">
        <w:pPr>
          <w:pStyle w:val="Cabealho"/>
          <w:jc w:val="right"/>
        </w:pPr>
        <w:r w:rsidRPr="00AE079A">
          <w:fldChar w:fldCharType="begin"/>
        </w:r>
        <w:r w:rsidRPr="00AE079A">
          <w:instrText>PAGE   \* MERGEFORMAT</w:instrText>
        </w:r>
        <w:r w:rsidRPr="00AE079A">
          <w:fldChar w:fldCharType="separate"/>
        </w:r>
        <w:r w:rsidRPr="00AE079A">
          <w:t>2</w:t>
        </w:r>
        <w:r w:rsidRPr="00AE079A">
          <w:fldChar w:fldCharType="end"/>
        </w:r>
      </w:p>
    </w:sdtContent>
  </w:sdt>
  <w:p w14:paraId="300DAB79" w14:textId="77777777" w:rsidR="008F3965" w:rsidRPr="00AE079A" w:rsidRDefault="008F3965" w:rsidP="08098733">
    <w:pPr>
      <w:pStyle w:val="Cabealho"/>
    </w:pPr>
  </w:p>
</w:hdr>
</file>

<file path=word/intelligence2.xml><?xml version="1.0" encoding="utf-8"?>
<int2:intelligence xmlns:int2="http://schemas.microsoft.com/office/intelligence/2020/intelligence" xmlns:oel="http://schemas.microsoft.com/office/2019/extlst">
  <int2:observations>
    <int2:textHash int2:hashCode="y3moV+WE2jtnJE" int2:id="HvsY0w5h">
      <int2:state int2:value="Rejected" int2:type="AugLoop_Text_Critique"/>
    </int2:textHash>
    <int2:textHash int2:hashCode="EdY60Eq1EoGhtV" int2:id="bvBJnSi5">
      <int2:state int2:value="Rejected" int2:type="AugLoop_Text_Critique"/>
    </int2:textHash>
    <int2:textHash int2:hashCode="dLzYXbWqtc5EQ5" int2:id="uZqLYp1a">
      <int2:state int2:value="Rejected" int2:type="AugLoop_Text_Critique"/>
    </int2:textHash>
    <int2:textHash int2:hashCode="9QOP2YT+Ke4q0O" int2:id="zk1HxjM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226B2"/>
    <w:multiLevelType w:val="hybridMultilevel"/>
    <w:tmpl w:val="4B5803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4117C44"/>
    <w:multiLevelType w:val="hybridMultilevel"/>
    <w:tmpl w:val="498ABB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0C85F5D"/>
    <w:multiLevelType w:val="hybridMultilevel"/>
    <w:tmpl w:val="78BE86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1392CD6"/>
    <w:multiLevelType w:val="hybridMultilevel"/>
    <w:tmpl w:val="A8D2EC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DE15D16"/>
    <w:multiLevelType w:val="multilevel"/>
    <w:tmpl w:val="BB42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565B53"/>
    <w:multiLevelType w:val="hybridMultilevel"/>
    <w:tmpl w:val="06DED32A"/>
    <w:lvl w:ilvl="0" w:tplc="A81E0E56">
      <w:start w:val="1"/>
      <w:numFmt w:val="bullet"/>
      <w:lvlText w:val=""/>
      <w:lvlJc w:val="left"/>
      <w:pPr>
        <w:ind w:left="720" w:hanging="360"/>
      </w:pPr>
      <w:rPr>
        <w:rFonts w:ascii="Symbol" w:hAnsi="Symbol" w:hint="default"/>
      </w:rPr>
    </w:lvl>
    <w:lvl w:ilvl="1" w:tplc="78BC50AC">
      <w:start w:val="1"/>
      <w:numFmt w:val="bullet"/>
      <w:lvlText w:val="o"/>
      <w:lvlJc w:val="left"/>
      <w:pPr>
        <w:ind w:left="1440" w:hanging="360"/>
      </w:pPr>
      <w:rPr>
        <w:rFonts w:ascii="Courier New" w:hAnsi="Courier New" w:hint="default"/>
      </w:rPr>
    </w:lvl>
    <w:lvl w:ilvl="2" w:tplc="49BC0006">
      <w:start w:val="1"/>
      <w:numFmt w:val="bullet"/>
      <w:lvlText w:val=""/>
      <w:lvlJc w:val="left"/>
      <w:pPr>
        <w:ind w:left="2160" w:hanging="360"/>
      </w:pPr>
      <w:rPr>
        <w:rFonts w:ascii="Wingdings" w:hAnsi="Wingdings" w:hint="default"/>
      </w:rPr>
    </w:lvl>
    <w:lvl w:ilvl="3" w:tplc="47E68F3C">
      <w:start w:val="1"/>
      <w:numFmt w:val="bullet"/>
      <w:lvlText w:val=""/>
      <w:lvlJc w:val="left"/>
      <w:pPr>
        <w:ind w:left="2880" w:hanging="360"/>
      </w:pPr>
      <w:rPr>
        <w:rFonts w:ascii="Symbol" w:hAnsi="Symbol" w:hint="default"/>
      </w:rPr>
    </w:lvl>
    <w:lvl w:ilvl="4" w:tplc="99D2797C">
      <w:start w:val="1"/>
      <w:numFmt w:val="bullet"/>
      <w:lvlText w:val="o"/>
      <w:lvlJc w:val="left"/>
      <w:pPr>
        <w:ind w:left="3600" w:hanging="360"/>
      </w:pPr>
      <w:rPr>
        <w:rFonts w:ascii="Courier New" w:hAnsi="Courier New" w:hint="default"/>
      </w:rPr>
    </w:lvl>
    <w:lvl w:ilvl="5" w:tplc="FEDCC376">
      <w:start w:val="1"/>
      <w:numFmt w:val="bullet"/>
      <w:lvlText w:val=""/>
      <w:lvlJc w:val="left"/>
      <w:pPr>
        <w:ind w:left="4320" w:hanging="360"/>
      </w:pPr>
      <w:rPr>
        <w:rFonts w:ascii="Wingdings" w:hAnsi="Wingdings" w:hint="default"/>
      </w:rPr>
    </w:lvl>
    <w:lvl w:ilvl="6" w:tplc="0990281C">
      <w:start w:val="1"/>
      <w:numFmt w:val="bullet"/>
      <w:lvlText w:val=""/>
      <w:lvlJc w:val="left"/>
      <w:pPr>
        <w:ind w:left="5040" w:hanging="360"/>
      </w:pPr>
      <w:rPr>
        <w:rFonts w:ascii="Symbol" w:hAnsi="Symbol" w:hint="default"/>
      </w:rPr>
    </w:lvl>
    <w:lvl w:ilvl="7" w:tplc="3AD21BA8">
      <w:start w:val="1"/>
      <w:numFmt w:val="bullet"/>
      <w:lvlText w:val="o"/>
      <w:lvlJc w:val="left"/>
      <w:pPr>
        <w:ind w:left="5760" w:hanging="360"/>
      </w:pPr>
      <w:rPr>
        <w:rFonts w:ascii="Courier New" w:hAnsi="Courier New" w:hint="default"/>
      </w:rPr>
    </w:lvl>
    <w:lvl w:ilvl="8" w:tplc="4DF06284">
      <w:start w:val="1"/>
      <w:numFmt w:val="bullet"/>
      <w:lvlText w:val=""/>
      <w:lvlJc w:val="left"/>
      <w:pPr>
        <w:ind w:left="6480" w:hanging="360"/>
      </w:pPr>
      <w:rPr>
        <w:rFonts w:ascii="Wingdings" w:hAnsi="Wingdings" w:hint="default"/>
      </w:rPr>
    </w:lvl>
  </w:abstractNum>
  <w:abstractNum w:abstractNumId="6" w15:restartNumberingAfterBreak="0">
    <w:nsid w:val="54B6FA59"/>
    <w:multiLevelType w:val="hybridMultilevel"/>
    <w:tmpl w:val="FFFFFFFF"/>
    <w:lvl w:ilvl="0" w:tplc="639828C8">
      <w:start w:val="1"/>
      <w:numFmt w:val="bullet"/>
      <w:lvlText w:val=""/>
      <w:lvlJc w:val="left"/>
      <w:pPr>
        <w:ind w:left="720" w:hanging="360"/>
      </w:pPr>
      <w:rPr>
        <w:rFonts w:ascii="Symbol" w:hAnsi="Symbol" w:hint="default"/>
      </w:rPr>
    </w:lvl>
    <w:lvl w:ilvl="1" w:tplc="05E6B070">
      <w:start w:val="1"/>
      <w:numFmt w:val="bullet"/>
      <w:lvlText w:val="o"/>
      <w:lvlJc w:val="left"/>
      <w:pPr>
        <w:ind w:left="1440" w:hanging="360"/>
      </w:pPr>
      <w:rPr>
        <w:rFonts w:ascii="Courier New" w:hAnsi="Courier New" w:hint="default"/>
      </w:rPr>
    </w:lvl>
    <w:lvl w:ilvl="2" w:tplc="47CE3B7A">
      <w:start w:val="1"/>
      <w:numFmt w:val="bullet"/>
      <w:lvlText w:val=""/>
      <w:lvlJc w:val="left"/>
      <w:pPr>
        <w:ind w:left="2160" w:hanging="360"/>
      </w:pPr>
      <w:rPr>
        <w:rFonts w:ascii="Wingdings" w:hAnsi="Wingdings" w:hint="default"/>
      </w:rPr>
    </w:lvl>
    <w:lvl w:ilvl="3" w:tplc="0C5449A4">
      <w:start w:val="1"/>
      <w:numFmt w:val="bullet"/>
      <w:lvlText w:val=""/>
      <w:lvlJc w:val="left"/>
      <w:pPr>
        <w:ind w:left="2880" w:hanging="360"/>
      </w:pPr>
      <w:rPr>
        <w:rFonts w:ascii="Symbol" w:hAnsi="Symbol" w:hint="default"/>
      </w:rPr>
    </w:lvl>
    <w:lvl w:ilvl="4" w:tplc="71C62BBA">
      <w:start w:val="1"/>
      <w:numFmt w:val="bullet"/>
      <w:lvlText w:val="o"/>
      <w:lvlJc w:val="left"/>
      <w:pPr>
        <w:ind w:left="3600" w:hanging="360"/>
      </w:pPr>
      <w:rPr>
        <w:rFonts w:ascii="Courier New" w:hAnsi="Courier New" w:hint="default"/>
      </w:rPr>
    </w:lvl>
    <w:lvl w:ilvl="5" w:tplc="D74E53FE">
      <w:start w:val="1"/>
      <w:numFmt w:val="bullet"/>
      <w:lvlText w:val=""/>
      <w:lvlJc w:val="left"/>
      <w:pPr>
        <w:ind w:left="4320" w:hanging="360"/>
      </w:pPr>
      <w:rPr>
        <w:rFonts w:ascii="Wingdings" w:hAnsi="Wingdings" w:hint="default"/>
      </w:rPr>
    </w:lvl>
    <w:lvl w:ilvl="6" w:tplc="9710DD28">
      <w:start w:val="1"/>
      <w:numFmt w:val="bullet"/>
      <w:lvlText w:val=""/>
      <w:lvlJc w:val="left"/>
      <w:pPr>
        <w:ind w:left="5040" w:hanging="360"/>
      </w:pPr>
      <w:rPr>
        <w:rFonts w:ascii="Symbol" w:hAnsi="Symbol" w:hint="default"/>
      </w:rPr>
    </w:lvl>
    <w:lvl w:ilvl="7" w:tplc="D5FEEC5E">
      <w:start w:val="1"/>
      <w:numFmt w:val="bullet"/>
      <w:lvlText w:val="o"/>
      <w:lvlJc w:val="left"/>
      <w:pPr>
        <w:ind w:left="5760" w:hanging="360"/>
      </w:pPr>
      <w:rPr>
        <w:rFonts w:ascii="Courier New" w:hAnsi="Courier New" w:hint="default"/>
      </w:rPr>
    </w:lvl>
    <w:lvl w:ilvl="8" w:tplc="7F7887D4">
      <w:start w:val="1"/>
      <w:numFmt w:val="bullet"/>
      <w:lvlText w:val=""/>
      <w:lvlJc w:val="left"/>
      <w:pPr>
        <w:ind w:left="6480" w:hanging="360"/>
      </w:pPr>
      <w:rPr>
        <w:rFonts w:ascii="Wingdings" w:hAnsi="Wingdings" w:hint="default"/>
      </w:rPr>
    </w:lvl>
  </w:abstractNum>
  <w:abstractNum w:abstractNumId="7" w15:restartNumberingAfterBreak="0">
    <w:nsid w:val="5C27CEFC"/>
    <w:multiLevelType w:val="hybridMultilevel"/>
    <w:tmpl w:val="F38A9B8C"/>
    <w:lvl w:ilvl="0" w:tplc="E89AF9A4">
      <w:start w:val="1"/>
      <w:numFmt w:val="decimal"/>
      <w:lvlText w:val="%1."/>
      <w:lvlJc w:val="left"/>
      <w:pPr>
        <w:ind w:left="720" w:hanging="360"/>
      </w:pPr>
    </w:lvl>
    <w:lvl w:ilvl="1" w:tplc="C8DAD0D0">
      <w:start w:val="1"/>
      <w:numFmt w:val="lowerLetter"/>
      <w:lvlText w:val="%2."/>
      <w:lvlJc w:val="left"/>
      <w:pPr>
        <w:ind w:left="1440" w:hanging="360"/>
      </w:pPr>
    </w:lvl>
    <w:lvl w:ilvl="2" w:tplc="424E09B0">
      <w:start w:val="1"/>
      <w:numFmt w:val="lowerRoman"/>
      <w:lvlText w:val="%3."/>
      <w:lvlJc w:val="right"/>
      <w:pPr>
        <w:ind w:left="2160" w:hanging="180"/>
      </w:pPr>
    </w:lvl>
    <w:lvl w:ilvl="3" w:tplc="E1A64352">
      <w:start w:val="1"/>
      <w:numFmt w:val="decimal"/>
      <w:lvlText w:val="%4."/>
      <w:lvlJc w:val="left"/>
      <w:pPr>
        <w:ind w:left="2880" w:hanging="360"/>
      </w:pPr>
    </w:lvl>
    <w:lvl w:ilvl="4" w:tplc="1298A504">
      <w:start w:val="1"/>
      <w:numFmt w:val="lowerLetter"/>
      <w:lvlText w:val="%5."/>
      <w:lvlJc w:val="left"/>
      <w:pPr>
        <w:ind w:left="3600" w:hanging="360"/>
      </w:pPr>
    </w:lvl>
    <w:lvl w:ilvl="5" w:tplc="2B14144C">
      <w:start w:val="1"/>
      <w:numFmt w:val="lowerRoman"/>
      <w:lvlText w:val="%6."/>
      <w:lvlJc w:val="right"/>
      <w:pPr>
        <w:ind w:left="4320" w:hanging="180"/>
      </w:pPr>
    </w:lvl>
    <w:lvl w:ilvl="6" w:tplc="026C5FF4">
      <w:start w:val="1"/>
      <w:numFmt w:val="decimal"/>
      <w:lvlText w:val="%7."/>
      <w:lvlJc w:val="left"/>
      <w:pPr>
        <w:ind w:left="5040" w:hanging="360"/>
      </w:pPr>
    </w:lvl>
    <w:lvl w:ilvl="7" w:tplc="7FFECDE2">
      <w:start w:val="1"/>
      <w:numFmt w:val="lowerLetter"/>
      <w:lvlText w:val="%8."/>
      <w:lvlJc w:val="left"/>
      <w:pPr>
        <w:ind w:left="5760" w:hanging="360"/>
      </w:pPr>
    </w:lvl>
    <w:lvl w:ilvl="8" w:tplc="CD48C084">
      <w:start w:val="1"/>
      <w:numFmt w:val="lowerRoman"/>
      <w:lvlText w:val="%9."/>
      <w:lvlJc w:val="right"/>
      <w:pPr>
        <w:ind w:left="6480" w:hanging="180"/>
      </w:pPr>
    </w:lvl>
  </w:abstractNum>
  <w:abstractNum w:abstractNumId="8" w15:restartNumberingAfterBreak="0">
    <w:nsid w:val="61963BBC"/>
    <w:multiLevelType w:val="hybridMultilevel"/>
    <w:tmpl w:val="FFFFFFFF"/>
    <w:lvl w:ilvl="0" w:tplc="7B7CBC5A">
      <w:start w:val="1"/>
      <w:numFmt w:val="bullet"/>
      <w:lvlText w:val=""/>
      <w:lvlJc w:val="left"/>
      <w:pPr>
        <w:ind w:left="720" w:hanging="360"/>
      </w:pPr>
      <w:rPr>
        <w:rFonts w:ascii="Symbol" w:hAnsi="Symbol" w:hint="default"/>
      </w:rPr>
    </w:lvl>
    <w:lvl w:ilvl="1" w:tplc="4F82A49A">
      <w:start w:val="1"/>
      <w:numFmt w:val="bullet"/>
      <w:lvlText w:val="o"/>
      <w:lvlJc w:val="left"/>
      <w:pPr>
        <w:ind w:left="1440" w:hanging="360"/>
      </w:pPr>
      <w:rPr>
        <w:rFonts w:ascii="Courier New" w:hAnsi="Courier New" w:hint="default"/>
      </w:rPr>
    </w:lvl>
    <w:lvl w:ilvl="2" w:tplc="36FCCF28">
      <w:start w:val="1"/>
      <w:numFmt w:val="bullet"/>
      <w:lvlText w:val=""/>
      <w:lvlJc w:val="left"/>
      <w:pPr>
        <w:ind w:left="2160" w:hanging="360"/>
      </w:pPr>
      <w:rPr>
        <w:rFonts w:ascii="Wingdings" w:hAnsi="Wingdings" w:hint="default"/>
      </w:rPr>
    </w:lvl>
    <w:lvl w:ilvl="3" w:tplc="E4F05F0E">
      <w:start w:val="1"/>
      <w:numFmt w:val="bullet"/>
      <w:lvlText w:val=""/>
      <w:lvlJc w:val="left"/>
      <w:pPr>
        <w:ind w:left="2880" w:hanging="360"/>
      </w:pPr>
      <w:rPr>
        <w:rFonts w:ascii="Symbol" w:hAnsi="Symbol" w:hint="default"/>
      </w:rPr>
    </w:lvl>
    <w:lvl w:ilvl="4" w:tplc="2006FCCC">
      <w:start w:val="1"/>
      <w:numFmt w:val="bullet"/>
      <w:lvlText w:val="o"/>
      <w:lvlJc w:val="left"/>
      <w:pPr>
        <w:ind w:left="3600" w:hanging="360"/>
      </w:pPr>
      <w:rPr>
        <w:rFonts w:ascii="Courier New" w:hAnsi="Courier New" w:hint="default"/>
      </w:rPr>
    </w:lvl>
    <w:lvl w:ilvl="5" w:tplc="CCA80614">
      <w:start w:val="1"/>
      <w:numFmt w:val="bullet"/>
      <w:lvlText w:val=""/>
      <w:lvlJc w:val="left"/>
      <w:pPr>
        <w:ind w:left="4320" w:hanging="360"/>
      </w:pPr>
      <w:rPr>
        <w:rFonts w:ascii="Wingdings" w:hAnsi="Wingdings" w:hint="default"/>
      </w:rPr>
    </w:lvl>
    <w:lvl w:ilvl="6" w:tplc="6F7682A8">
      <w:start w:val="1"/>
      <w:numFmt w:val="bullet"/>
      <w:lvlText w:val=""/>
      <w:lvlJc w:val="left"/>
      <w:pPr>
        <w:ind w:left="5040" w:hanging="360"/>
      </w:pPr>
      <w:rPr>
        <w:rFonts w:ascii="Symbol" w:hAnsi="Symbol" w:hint="default"/>
      </w:rPr>
    </w:lvl>
    <w:lvl w:ilvl="7" w:tplc="0DACC18A">
      <w:start w:val="1"/>
      <w:numFmt w:val="bullet"/>
      <w:lvlText w:val="o"/>
      <w:lvlJc w:val="left"/>
      <w:pPr>
        <w:ind w:left="5760" w:hanging="360"/>
      </w:pPr>
      <w:rPr>
        <w:rFonts w:ascii="Courier New" w:hAnsi="Courier New" w:hint="default"/>
      </w:rPr>
    </w:lvl>
    <w:lvl w:ilvl="8" w:tplc="58067524">
      <w:start w:val="1"/>
      <w:numFmt w:val="bullet"/>
      <w:lvlText w:val=""/>
      <w:lvlJc w:val="left"/>
      <w:pPr>
        <w:ind w:left="6480" w:hanging="360"/>
      </w:pPr>
      <w:rPr>
        <w:rFonts w:ascii="Wingdings" w:hAnsi="Wingdings" w:hint="default"/>
      </w:rPr>
    </w:lvl>
  </w:abstractNum>
  <w:abstractNum w:abstractNumId="9" w15:restartNumberingAfterBreak="0">
    <w:nsid w:val="7D545893"/>
    <w:multiLevelType w:val="multilevel"/>
    <w:tmpl w:val="BB42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0327387">
    <w:abstractNumId w:val="7"/>
  </w:num>
  <w:num w:numId="2" w16cid:durableId="688457218">
    <w:abstractNumId w:val="5"/>
  </w:num>
  <w:num w:numId="3" w16cid:durableId="1174295137">
    <w:abstractNumId w:val="8"/>
  </w:num>
  <w:num w:numId="4" w16cid:durableId="1415590231">
    <w:abstractNumId w:val="0"/>
  </w:num>
  <w:num w:numId="5" w16cid:durableId="1920599130">
    <w:abstractNumId w:val="3"/>
  </w:num>
  <w:num w:numId="6" w16cid:durableId="1420522759">
    <w:abstractNumId w:val="4"/>
  </w:num>
  <w:num w:numId="7" w16cid:durableId="1066075822">
    <w:abstractNumId w:val="9"/>
  </w:num>
  <w:num w:numId="8" w16cid:durableId="1518226152">
    <w:abstractNumId w:val="6"/>
  </w:num>
  <w:num w:numId="9" w16cid:durableId="1068648420">
    <w:abstractNumId w:val="2"/>
  </w:num>
  <w:num w:numId="10" w16cid:durableId="779569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EA0"/>
    <w:rsid w:val="00007DE5"/>
    <w:rsid w:val="00010B22"/>
    <w:rsid w:val="0001431E"/>
    <w:rsid w:val="0002090D"/>
    <w:rsid w:val="000209C3"/>
    <w:rsid w:val="00024FD2"/>
    <w:rsid w:val="000260AC"/>
    <w:rsid w:val="00026859"/>
    <w:rsid w:val="00027287"/>
    <w:rsid w:val="000275E4"/>
    <w:rsid w:val="000329D5"/>
    <w:rsid w:val="00037A0F"/>
    <w:rsid w:val="00050A92"/>
    <w:rsid w:val="0005270C"/>
    <w:rsid w:val="00060B52"/>
    <w:rsid w:val="00062F85"/>
    <w:rsid w:val="00064827"/>
    <w:rsid w:val="00067803"/>
    <w:rsid w:val="00067D61"/>
    <w:rsid w:val="00073D1C"/>
    <w:rsid w:val="00075D03"/>
    <w:rsid w:val="000768E6"/>
    <w:rsid w:val="00077CD8"/>
    <w:rsid w:val="00077ED9"/>
    <w:rsid w:val="00080F96"/>
    <w:rsid w:val="000815E3"/>
    <w:rsid w:val="000822CA"/>
    <w:rsid w:val="00084FE7"/>
    <w:rsid w:val="0008503C"/>
    <w:rsid w:val="0008686B"/>
    <w:rsid w:val="000918FA"/>
    <w:rsid w:val="00095FBD"/>
    <w:rsid w:val="00097014"/>
    <w:rsid w:val="000A0D7F"/>
    <w:rsid w:val="000A255D"/>
    <w:rsid w:val="000A3F79"/>
    <w:rsid w:val="000B0634"/>
    <w:rsid w:val="000B3428"/>
    <w:rsid w:val="000B4D9D"/>
    <w:rsid w:val="000B571B"/>
    <w:rsid w:val="000B685A"/>
    <w:rsid w:val="000C2599"/>
    <w:rsid w:val="000C2A00"/>
    <w:rsid w:val="000C5025"/>
    <w:rsid w:val="000D191B"/>
    <w:rsid w:val="000D1ADF"/>
    <w:rsid w:val="000D5AC3"/>
    <w:rsid w:val="000D6B4A"/>
    <w:rsid w:val="000E0F53"/>
    <w:rsid w:val="000E1A99"/>
    <w:rsid w:val="000E2F78"/>
    <w:rsid w:val="000E33A0"/>
    <w:rsid w:val="000E401A"/>
    <w:rsid w:val="000E6AB9"/>
    <w:rsid w:val="000F2A7F"/>
    <w:rsid w:val="000F5885"/>
    <w:rsid w:val="00100809"/>
    <w:rsid w:val="00102120"/>
    <w:rsid w:val="001065BB"/>
    <w:rsid w:val="001073B9"/>
    <w:rsid w:val="00111876"/>
    <w:rsid w:val="001164E0"/>
    <w:rsid w:val="00117226"/>
    <w:rsid w:val="00117B04"/>
    <w:rsid w:val="00120E7E"/>
    <w:rsid w:val="00121DC1"/>
    <w:rsid w:val="001228F1"/>
    <w:rsid w:val="0012493E"/>
    <w:rsid w:val="00126312"/>
    <w:rsid w:val="00126631"/>
    <w:rsid w:val="0012688B"/>
    <w:rsid w:val="00133B8C"/>
    <w:rsid w:val="00134C14"/>
    <w:rsid w:val="00134EE8"/>
    <w:rsid w:val="0013616C"/>
    <w:rsid w:val="00136262"/>
    <w:rsid w:val="00153E11"/>
    <w:rsid w:val="0016064F"/>
    <w:rsid w:val="00160EA0"/>
    <w:rsid w:val="001618D5"/>
    <w:rsid w:val="00172BBF"/>
    <w:rsid w:val="00173585"/>
    <w:rsid w:val="00173FAD"/>
    <w:rsid w:val="001744BE"/>
    <w:rsid w:val="00175BAF"/>
    <w:rsid w:val="00180A1F"/>
    <w:rsid w:val="00180E62"/>
    <w:rsid w:val="001812A4"/>
    <w:rsid w:val="00186BB0"/>
    <w:rsid w:val="00193E44"/>
    <w:rsid w:val="001955B4"/>
    <w:rsid w:val="00195973"/>
    <w:rsid w:val="00195F73"/>
    <w:rsid w:val="00196CB6"/>
    <w:rsid w:val="001A3D99"/>
    <w:rsid w:val="001B044E"/>
    <w:rsid w:val="001B30B4"/>
    <w:rsid w:val="001B3FDE"/>
    <w:rsid w:val="001B652C"/>
    <w:rsid w:val="001B767B"/>
    <w:rsid w:val="001C1428"/>
    <w:rsid w:val="001C32A4"/>
    <w:rsid w:val="001C5852"/>
    <w:rsid w:val="001C5A4F"/>
    <w:rsid w:val="001C5C5A"/>
    <w:rsid w:val="001D0755"/>
    <w:rsid w:val="001D5961"/>
    <w:rsid w:val="001D6AD6"/>
    <w:rsid w:val="001D6EDB"/>
    <w:rsid w:val="001E2DAE"/>
    <w:rsid w:val="001E4D81"/>
    <w:rsid w:val="001E6662"/>
    <w:rsid w:val="001E76E2"/>
    <w:rsid w:val="001E7813"/>
    <w:rsid w:val="001E7EEB"/>
    <w:rsid w:val="00200453"/>
    <w:rsid w:val="00204B79"/>
    <w:rsid w:val="00216B24"/>
    <w:rsid w:val="00220887"/>
    <w:rsid w:val="00220900"/>
    <w:rsid w:val="00224AC0"/>
    <w:rsid w:val="00237142"/>
    <w:rsid w:val="0023718F"/>
    <w:rsid w:val="002412B8"/>
    <w:rsid w:val="00241D9F"/>
    <w:rsid w:val="00241F3A"/>
    <w:rsid w:val="00242103"/>
    <w:rsid w:val="002479A6"/>
    <w:rsid w:val="00256105"/>
    <w:rsid w:val="00260FBF"/>
    <w:rsid w:val="00261384"/>
    <w:rsid w:val="002636F7"/>
    <w:rsid w:val="002656C6"/>
    <w:rsid w:val="002669C8"/>
    <w:rsid w:val="00270E52"/>
    <w:rsid w:val="0027134B"/>
    <w:rsid w:val="0027304B"/>
    <w:rsid w:val="00277079"/>
    <w:rsid w:val="002808CA"/>
    <w:rsid w:val="00280B6A"/>
    <w:rsid w:val="002821E4"/>
    <w:rsid w:val="00282950"/>
    <w:rsid w:val="002835E8"/>
    <w:rsid w:val="002902CE"/>
    <w:rsid w:val="0029239B"/>
    <w:rsid w:val="002A0E85"/>
    <w:rsid w:val="002A27F5"/>
    <w:rsid w:val="002A283E"/>
    <w:rsid w:val="002A4AE5"/>
    <w:rsid w:val="002A6928"/>
    <w:rsid w:val="002B7120"/>
    <w:rsid w:val="002B7855"/>
    <w:rsid w:val="002C1D9A"/>
    <w:rsid w:val="002C30E7"/>
    <w:rsid w:val="002C31EE"/>
    <w:rsid w:val="002C3541"/>
    <w:rsid w:val="002C4A95"/>
    <w:rsid w:val="002C54AD"/>
    <w:rsid w:val="002C7447"/>
    <w:rsid w:val="002D016F"/>
    <w:rsid w:val="002E466C"/>
    <w:rsid w:val="002E46B9"/>
    <w:rsid w:val="002E6D8B"/>
    <w:rsid w:val="002F4EF4"/>
    <w:rsid w:val="00307289"/>
    <w:rsid w:val="003115D6"/>
    <w:rsid w:val="00312DCC"/>
    <w:rsid w:val="00313CE0"/>
    <w:rsid w:val="0031605E"/>
    <w:rsid w:val="003223E0"/>
    <w:rsid w:val="00327A38"/>
    <w:rsid w:val="00337EDF"/>
    <w:rsid w:val="00344B78"/>
    <w:rsid w:val="00346CF5"/>
    <w:rsid w:val="00346E30"/>
    <w:rsid w:val="0035486A"/>
    <w:rsid w:val="00357272"/>
    <w:rsid w:val="00357455"/>
    <w:rsid w:val="003631E7"/>
    <w:rsid w:val="00364A9D"/>
    <w:rsid w:val="003654E5"/>
    <w:rsid w:val="00371C03"/>
    <w:rsid w:val="00372DFF"/>
    <w:rsid w:val="00384C6A"/>
    <w:rsid w:val="003872BD"/>
    <w:rsid w:val="003975CF"/>
    <w:rsid w:val="003978E8"/>
    <w:rsid w:val="003A3182"/>
    <w:rsid w:val="003A352C"/>
    <w:rsid w:val="003A3B3B"/>
    <w:rsid w:val="003A59A4"/>
    <w:rsid w:val="003A62C4"/>
    <w:rsid w:val="003B19E2"/>
    <w:rsid w:val="003B1DEA"/>
    <w:rsid w:val="003B3770"/>
    <w:rsid w:val="003B6EB6"/>
    <w:rsid w:val="003B7570"/>
    <w:rsid w:val="003C12B0"/>
    <w:rsid w:val="003C79C3"/>
    <w:rsid w:val="003D16B8"/>
    <w:rsid w:val="003D40A7"/>
    <w:rsid w:val="003D4631"/>
    <w:rsid w:val="003D4837"/>
    <w:rsid w:val="003D554F"/>
    <w:rsid w:val="003E21A8"/>
    <w:rsid w:val="003E2679"/>
    <w:rsid w:val="003E38B5"/>
    <w:rsid w:val="003E4B3C"/>
    <w:rsid w:val="003F0029"/>
    <w:rsid w:val="003F56AC"/>
    <w:rsid w:val="003F5856"/>
    <w:rsid w:val="003F5E01"/>
    <w:rsid w:val="003F6ACF"/>
    <w:rsid w:val="00400288"/>
    <w:rsid w:val="00407457"/>
    <w:rsid w:val="00411312"/>
    <w:rsid w:val="004152C6"/>
    <w:rsid w:val="00415987"/>
    <w:rsid w:val="00415FDE"/>
    <w:rsid w:val="00417A22"/>
    <w:rsid w:val="00421420"/>
    <w:rsid w:val="00422829"/>
    <w:rsid w:val="00424371"/>
    <w:rsid w:val="00426F77"/>
    <w:rsid w:val="00426FD4"/>
    <w:rsid w:val="004330FC"/>
    <w:rsid w:val="00434F98"/>
    <w:rsid w:val="00441408"/>
    <w:rsid w:val="00442820"/>
    <w:rsid w:val="00442D8C"/>
    <w:rsid w:val="004458AE"/>
    <w:rsid w:val="00455F21"/>
    <w:rsid w:val="00456447"/>
    <w:rsid w:val="004675F1"/>
    <w:rsid w:val="0047445F"/>
    <w:rsid w:val="00474C46"/>
    <w:rsid w:val="00483629"/>
    <w:rsid w:val="004839AC"/>
    <w:rsid w:val="00483B51"/>
    <w:rsid w:val="00490D17"/>
    <w:rsid w:val="00491CCD"/>
    <w:rsid w:val="00492E27"/>
    <w:rsid w:val="00493A72"/>
    <w:rsid w:val="00493D9F"/>
    <w:rsid w:val="004A4B2D"/>
    <w:rsid w:val="004A6948"/>
    <w:rsid w:val="004B1095"/>
    <w:rsid w:val="004B2DA9"/>
    <w:rsid w:val="004B67CC"/>
    <w:rsid w:val="004B7D03"/>
    <w:rsid w:val="004D3ECB"/>
    <w:rsid w:val="004D579B"/>
    <w:rsid w:val="004E4CEC"/>
    <w:rsid w:val="004E61FF"/>
    <w:rsid w:val="004E7CE8"/>
    <w:rsid w:val="004F1769"/>
    <w:rsid w:val="005061BB"/>
    <w:rsid w:val="00507371"/>
    <w:rsid w:val="00507428"/>
    <w:rsid w:val="005079D3"/>
    <w:rsid w:val="005123EF"/>
    <w:rsid w:val="00512ACB"/>
    <w:rsid w:val="00513EC5"/>
    <w:rsid w:val="00513EFF"/>
    <w:rsid w:val="00520EFC"/>
    <w:rsid w:val="00533780"/>
    <w:rsid w:val="00536CE8"/>
    <w:rsid w:val="0054567E"/>
    <w:rsid w:val="00545937"/>
    <w:rsid w:val="00546A44"/>
    <w:rsid w:val="00546DB7"/>
    <w:rsid w:val="00550603"/>
    <w:rsid w:val="00553B40"/>
    <w:rsid w:val="0056317F"/>
    <w:rsid w:val="00570AD5"/>
    <w:rsid w:val="00576273"/>
    <w:rsid w:val="00577459"/>
    <w:rsid w:val="00587D7B"/>
    <w:rsid w:val="0059054B"/>
    <w:rsid w:val="005911B2"/>
    <w:rsid w:val="0059137A"/>
    <w:rsid w:val="00593FC5"/>
    <w:rsid w:val="00594427"/>
    <w:rsid w:val="00596C05"/>
    <w:rsid w:val="00597F0F"/>
    <w:rsid w:val="00597FA4"/>
    <w:rsid w:val="005A15D6"/>
    <w:rsid w:val="005A1BB8"/>
    <w:rsid w:val="005A234C"/>
    <w:rsid w:val="005A2C53"/>
    <w:rsid w:val="005A621C"/>
    <w:rsid w:val="005A7249"/>
    <w:rsid w:val="005B4F2B"/>
    <w:rsid w:val="005C17A9"/>
    <w:rsid w:val="005C1A1A"/>
    <w:rsid w:val="005C2895"/>
    <w:rsid w:val="005C5A77"/>
    <w:rsid w:val="005D004C"/>
    <w:rsid w:val="005D0BC8"/>
    <w:rsid w:val="005D4E63"/>
    <w:rsid w:val="005D6D8F"/>
    <w:rsid w:val="005E6E65"/>
    <w:rsid w:val="005E7925"/>
    <w:rsid w:val="005F415C"/>
    <w:rsid w:val="005F6698"/>
    <w:rsid w:val="00604740"/>
    <w:rsid w:val="00610A84"/>
    <w:rsid w:val="006153D8"/>
    <w:rsid w:val="00617D5A"/>
    <w:rsid w:val="00620406"/>
    <w:rsid w:val="00623076"/>
    <w:rsid w:val="00630AB5"/>
    <w:rsid w:val="006348BC"/>
    <w:rsid w:val="00634CCD"/>
    <w:rsid w:val="006350AE"/>
    <w:rsid w:val="006365FB"/>
    <w:rsid w:val="00637849"/>
    <w:rsid w:val="0064059E"/>
    <w:rsid w:val="00647872"/>
    <w:rsid w:val="00650549"/>
    <w:rsid w:val="006540D9"/>
    <w:rsid w:val="006550C1"/>
    <w:rsid w:val="00655181"/>
    <w:rsid w:val="0065716A"/>
    <w:rsid w:val="00657C4E"/>
    <w:rsid w:val="006603A6"/>
    <w:rsid w:val="00661724"/>
    <w:rsid w:val="00662A14"/>
    <w:rsid w:val="00663312"/>
    <w:rsid w:val="00666AE1"/>
    <w:rsid w:val="0067029C"/>
    <w:rsid w:val="0067259E"/>
    <w:rsid w:val="006736D8"/>
    <w:rsid w:val="006779F9"/>
    <w:rsid w:val="00677B24"/>
    <w:rsid w:val="006816CD"/>
    <w:rsid w:val="00684810"/>
    <w:rsid w:val="00684FB3"/>
    <w:rsid w:val="0069031F"/>
    <w:rsid w:val="006939D8"/>
    <w:rsid w:val="00696BFA"/>
    <w:rsid w:val="006A1B63"/>
    <w:rsid w:val="006A48A9"/>
    <w:rsid w:val="006A61F7"/>
    <w:rsid w:val="006A627D"/>
    <w:rsid w:val="006A7659"/>
    <w:rsid w:val="006A7745"/>
    <w:rsid w:val="006B0485"/>
    <w:rsid w:val="006B2441"/>
    <w:rsid w:val="006B38EF"/>
    <w:rsid w:val="006B4798"/>
    <w:rsid w:val="006B58EB"/>
    <w:rsid w:val="006B76E2"/>
    <w:rsid w:val="006C047A"/>
    <w:rsid w:val="006C4927"/>
    <w:rsid w:val="006D6B5C"/>
    <w:rsid w:val="006E1831"/>
    <w:rsid w:val="006E2EC6"/>
    <w:rsid w:val="006E3006"/>
    <w:rsid w:val="006E4431"/>
    <w:rsid w:val="006E4CED"/>
    <w:rsid w:val="006E5769"/>
    <w:rsid w:val="006E6B82"/>
    <w:rsid w:val="006F0C2C"/>
    <w:rsid w:val="006F54E0"/>
    <w:rsid w:val="00701407"/>
    <w:rsid w:val="007028EA"/>
    <w:rsid w:val="007032AF"/>
    <w:rsid w:val="00703CEA"/>
    <w:rsid w:val="00704204"/>
    <w:rsid w:val="007060D3"/>
    <w:rsid w:val="00707A18"/>
    <w:rsid w:val="00711A00"/>
    <w:rsid w:val="00713019"/>
    <w:rsid w:val="007142F3"/>
    <w:rsid w:val="00714B2D"/>
    <w:rsid w:val="00714B3A"/>
    <w:rsid w:val="0071554A"/>
    <w:rsid w:val="00720A83"/>
    <w:rsid w:val="00723E76"/>
    <w:rsid w:val="007249D8"/>
    <w:rsid w:val="0072604E"/>
    <w:rsid w:val="007263D2"/>
    <w:rsid w:val="00731287"/>
    <w:rsid w:val="00731308"/>
    <w:rsid w:val="0073167D"/>
    <w:rsid w:val="007326B4"/>
    <w:rsid w:val="00733217"/>
    <w:rsid w:val="00737F8E"/>
    <w:rsid w:val="0074001E"/>
    <w:rsid w:val="00744FFD"/>
    <w:rsid w:val="00745552"/>
    <w:rsid w:val="00750595"/>
    <w:rsid w:val="007513A9"/>
    <w:rsid w:val="00752FD4"/>
    <w:rsid w:val="0075305E"/>
    <w:rsid w:val="00754190"/>
    <w:rsid w:val="0075679D"/>
    <w:rsid w:val="00760FFE"/>
    <w:rsid w:val="007627D5"/>
    <w:rsid w:val="0076394B"/>
    <w:rsid w:val="00767E80"/>
    <w:rsid w:val="00770170"/>
    <w:rsid w:val="00773F92"/>
    <w:rsid w:val="0077468D"/>
    <w:rsid w:val="00787C9B"/>
    <w:rsid w:val="00787DEB"/>
    <w:rsid w:val="007902AF"/>
    <w:rsid w:val="007961BB"/>
    <w:rsid w:val="007977C1"/>
    <w:rsid w:val="00797BFF"/>
    <w:rsid w:val="007A057C"/>
    <w:rsid w:val="007B5D15"/>
    <w:rsid w:val="007B65E2"/>
    <w:rsid w:val="007C2D9A"/>
    <w:rsid w:val="007C333F"/>
    <w:rsid w:val="007C6031"/>
    <w:rsid w:val="007C6599"/>
    <w:rsid w:val="007C7680"/>
    <w:rsid w:val="007D1072"/>
    <w:rsid w:val="007D121E"/>
    <w:rsid w:val="007D32BC"/>
    <w:rsid w:val="007D3B87"/>
    <w:rsid w:val="007D50CD"/>
    <w:rsid w:val="007E3A59"/>
    <w:rsid w:val="007E63FD"/>
    <w:rsid w:val="007F1CC8"/>
    <w:rsid w:val="007F66B3"/>
    <w:rsid w:val="00803D1A"/>
    <w:rsid w:val="00805313"/>
    <w:rsid w:val="008054D6"/>
    <w:rsid w:val="00811DAE"/>
    <w:rsid w:val="00813BEE"/>
    <w:rsid w:val="00815A93"/>
    <w:rsid w:val="0081640D"/>
    <w:rsid w:val="0082212B"/>
    <w:rsid w:val="0082282E"/>
    <w:rsid w:val="00825E21"/>
    <w:rsid w:val="00830656"/>
    <w:rsid w:val="00830F06"/>
    <w:rsid w:val="00831FA0"/>
    <w:rsid w:val="00831FCD"/>
    <w:rsid w:val="0083650D"/>
    <w:rsid w:val="00836B15"/>
    <w:rsid w:val="0084001B"/>
    <w:rsid w:val="00844FDE"/>
    <w:rsid w:val="008454E6"/>
    <w:rsid w:val="00846D43"/>
    <w:rsid w:val="00847712"/>
    <w:rsid w:val="00862467"/>
    <w:rsid w:val="008647B8"/>
    <w:rsid w:val="00867EF1"/>
    <w:rsid w:val="00873F43"/>
    <w:rsid w:val="00875DC2"/>
    <w:rsid w:val="00875DDC"/>
    <w:rsid w:val="008779D8"/>
    <w:rsid w:val="00877FF5"/>
    <w:rsid w:val="00885290"/>
    <w:rsid w:val="00885C9A"/>
    <w:rsid w:val="00887927"/>
    <w:rsid w:val="008902CF"/>
    <w:rsid w:val="00890E7C"/>
    <w:rsid w:val="00891893"/>
    <w:rsid w:val="008A291C"/>
    <w:rsid w:val="008A309E"/>
    <w:rsid w:val="008A3EE6"/>
    <w:rsid w:val="008A3FCC"/>
    <w:rsid w:val="008A457D"/>
    <w:rsid w:val="008A6B3B"/>
    <w:rsid w:val="008B1575"/>
    <w:rsid w:val="008B1C6C"/>
    <w:rsid w:val="008B3133"/>
    <w:rsid w:val="008B39E3"/>
    <w:rsid w:val="008B5654"/>
    <w:rsid w:val="008B735D"/>
    <w:rsid w:val="008B7BD3"/>
    <w:rsid w:val="008C240D"/>
    <w:rsid w:val="008C25E2"/>
    <w:rsid w:val="008C31A8"/>
    <w:rsid w:val="008C3D00"/>
    <w:rsid w:val="008C405B"/>
    <w:rsid w:val="008C6624"/>
    <w:rsid w:val="008C6C77"/>
    <w:rsid w:val="008C706B"/>
    <w:rsid w:val="008D1814"/>
    <w:rsid w:val="008D2948"/>
    <w:rsid w:val="008D36FD"/>
    <w:rsid w:val="008E0382"/>
    <w:rsid w:val="008F0B89"/>
    <w:rsid w:val="008F22CF"/>
    <w:rsid w:val="008F2727"/>
    <w:rsid w:val="008F35B9"/>
    <w:rsid w:val="008F3965"/>
    <w:rsid w:val="008F4E6B"/>
    <w:rsid w:val="008F5909"/>
    <w:rsid w:val="008F5B38"/>
    <w:rsid w:val="00900E0F"/>
    <w:rsid w:val="00906A60"/>
    <w:rsid w:val="009078A8"/>
    <w:rsid w:val="00911B6A"/>
    <w:rsid w:val="009177E7"/>
    <w:rsid w:val="009214F1"/>
    <w:rsid w:val="009219A3"/>
    <w:rsid w:val="00923461"/>
    <w:rsid w:val="00925F52"/>
    <w:rsid w:val="009279CF"/>
    <w:rsid w:val="0094147F"/>
    <w:rsid w:val="00942725"/>
    <w:rsid w:val="009437A9"/>
    <w:rsid w:val="00944669"/>
    <w:rsid w:val="009450EA"/>
    <w:rsid w:val="009456DE"/>
    <w:rsid w:val="009477BC"/>
    <w:rsid w:val="00951E65"/>
    <w:rsid w:val="009528BE"/>
    <w:rsid w:val="00955661"/>
    <w:rsid w:val="0096085A"/>
    <w:rsid w:val="0096180C"/>
    <w:rsid w:val="00961FDE"/>
    <w:rsid w:val="00964CAE"/>
    <w:rsid w:val="00964EE4"/>
    <w:rsid w:val="00966F65"/>
    <w:rsid w:val="009820D6"/>
    <w:rsid w:val="00987365"/>
    <w:rsid w:val="009907B0"/>
    <w:rsid w:val="00995919"/>
    <w:rsid w:val="00997B38"/>
    <w:rsid w:val="009A215E"/>
    <w:rsid w:val="009A5D3C"/>
    <w:rsid w:val="009A6DEA"/>
    <w:rsid w:val="009A6E61"/>
    <w:rsid w:val="009B3513"/>
    <w:rsid w:val="009B5FCB"/>
    <w:rsid w:val="009B60B2"/>
    <w:rsid w:val="009C1B8C"/>
    <w:rsid w:val="009C3B5F"/>
    <w:rsid w:val="009C6E82"/>
    <w:rsid w:val="009C74FC"/>
    <w:rsid w:val="009D3982"/>
    <w:rsid w:val="009D77F6"/>
    <w:rsid w:val="009E0F92"/>
    <w:rsid w:val="009E3723"/>
    <w:rsid w:val="009E5444"/>
    <w:rsid w:val="009E7D8D"/>
    <w:rsid w:val="009F1670"/>
    <w:rsid w:val="009F4C02"/>
    <w:rsid w:val="00A02EA1"/>
    <w:rsid w:val="00A031D5"/>
    <w:rsid w:val="00A04237"/>
    <w:rsid w:val="00A044B2"/>
    <w:rsid w:val="00A05C6E"/>
    <w:rsid w:val="00A07264"/>
    <w:rsid w:val="00A07266"/>
    <w:rsid w:val="00A10863"/>
    <w:rsid w:val="00A110BC"/>
    <w:rsid w:val="00A13836"/>
    <w:rsid w:val="00A143CB"/>
    <w:rsid w:val="00A2044D"/>
    <w:rsid w:val="00A21B63"/>
    <w:rsid w:val="00A22884"/>
    <w:rsid w:val="00A242AF"/>
    <w:rsid w:val="00A25F62"/>
    <w:rsid w:val="00A31C2D"/>
    <w:rsid w:val="00A373ED"/>
    <w:rsid w:val="00A40D52"/>
    <w:rsid w:val="00A42E2C"/>
    <w:rsid w:val="00A46873"/>
    <w:rsid w:val="00A472DE"/>
    <w:rsid w:val="00A50984"/>
    <w:rsid w:val="00A52AA9"/>
    <w:rsid w:val="00A543E1"/>
    <w:rsid w:val="00A54532"/>
    <w:rsid w:val="00A54E90"/>
    <w:rsid w:val="00A559CB"/>
    <w:rsid w:val="00A566F4"/>
    <w:rsid w:val="00A56767"/>
    <w:rsid w:val="00A6277B"/>
    <w:rsid w:val="00A6323F"/>
    <w:rsid w:val="00A6643B"/>
    <w:rsid w:val="00A7297B"/>
    <w:rsid w:val="00A743C4"/>
    <w:rsid w:val="00A7481B"/>
    <w:rsid w:val="00A74ECF"/>
    <w:rsid w:val="00A81A20"/>
    <w:rsid w:val="00A82551"/>
    <w:rsid w:val="00A86326"/>
    <w:rsid w:val="00A90E01"/>
    <w:rsid w:val="00A92B73"/>
    <w:rsid w:val="00A94AFF"/>
    <w:rsid w:val="00A968AF"/>
    <w:rsid w:val="00A96E36"/>
    <w:rsid w:val="00A978D7"/>
    <w:rsid w:val="00AA40B6"/>
    <w:rsid w:val="00AB3807"/>
    <w:rsid w:val="00AB53A2"/>
    <w:rsid w:val="00AB5562"/>
    <w:rsid w:val="00AB61FE"/>
    <w:rsid w:val="00AC11B9"/>
    <w:rsid w:val="00AC7926"/>
    <w:rsid w:val="00AD27CF"/>
    <w:rsid w:val="00AD3AFB"/>
    <w:rsid w:val="00AD442E"/>
    <w:rsid w:val="00AD4E65"/>
    <w:rsid w:val="00AD58C2"/>
    <w:rsid w:val="00AE079A"/>
    <w:rsid w:val="00AE1947"/>
    <w:rsid w:val="00AE2D7F"/>
    <w:rsid w:val="00AE4224"/>
    <w:rsid w:val="00AE4CEA"/>
    <w:rsid w:val="00AE653E"/>
    <w:rsid w:val="00AE69EB"/>
    <w:rsid w:val="00AE6F7C"/>
    <w:rsid w:val="00AF3B66"/>
    <w:rsid w:val="00B01047"/>
    <w:rsid w:val="00B05716"/>
    <w:rsid w:val="00B07E10"/>
    <w:rsid w:val="00B10A32"/>
    <w:rsid w:val="00B133B0"/>
    <w:rsid w:val="00B15D48"/>
    <w:rsid w:val="00B1626A"/>
    <w:rsid w:val="00B1695A"/>
    <w:rsid w:val="00B2717E"/>
    <w:rsid w:val="00B347C6"/>
    <w:rsid w:val="00B43BD0"/>
    <w:rsid w:val="00B51096"/>
    <w:rsid w:val="00B52B93"/>
    <w:rsid w:val="00B549CD"/>
    <w:rsid w:val="00B57039"/>
    <w:rsid w:val="00B61DC4"/>
    <w:rsid w:val="00B635DE"/>
    <w:rsid w:val="00B63EDD"/>
    <w:rsid w:val="00B64253"/>
    <w:rsid w:val="00B6653C"/>
    <w:rsid w:val="00B66621"/>
    <w:rsid w:val="00B66AD7"/>
    <w:rsid w:val="00B73690"/>
    <w:rsid w:val="00B7388F"/>
    <w:rsid w:val="00B76F59"/>
    <w:rsid w:val="00B80193"/>
    <w:rsid w:val="00B82DA4"/>
    <w:rsid w:val="00B83F6D"/>
    <w:rsid w:val="00B8434A"/>
    <w:rsid w:val="00B91A7B"/>
    <w:rsid w:val="00B96E6C"/>
    <w:rsid w:val="00B97874"/>
    <w:rsid w:val="00B979B0"/>
    <w:rsid w:val="00BA145E"/>
    <w:rsid w:val="00BA2DEA"/>
    <w:rsid w:val="00BB1913"/>
    <w:rsid w:val="00BB1C5C"/>
    <w:rsid w:val="00BB2048"/>
    <w:rsid w:val="00BC09B5"/>
    <w:rsid w:val="00BC0AAE"/>
    <w:rsid w:val="00BC0D82"/>
    <w:rsid w:val="00BC0E19"/>
    <w:rsid w:val="00BC2186"/>
    <w:rsid w:val="00BC2875"/>
    <w:rsid w:val="00BC32F0"/>
    <w:rsid w:val="00BC3894"/>
    <w:rsid w:val="00BC4148"/>
    <w:rsid w:val="00BC6F79"/>
    <w:rsid w:val="00BC77B3"/>
    <w:rsid w:val="00BD1C3A"/>
    <w:rsid w:val="00BD487B"/>
    <w:rsid w:val="00BD5CA6"/>
    <w:rsid w:val="00BE566E"/>
    <w:rsid w:val="00BE5ADD"/>
    <w:rsid w:val="00BF174C"/>
    <w:rsid w:val="00BF291C"/>
    <w:rsid w:val="00BF2BD7"/>
    <w:rsid w:val="00BF3095"/>
    <w:rsid w:val="00BF7340"/>
    <w:rsid w:val="00C0433E"/>
    <w:rsid w:val="00C14702"/>
    <w:rsid w:val="00C16DF8"/>
    <w:rsid w:val="00C22012"/>
    <w:rsid w:val="00C23BF2"/>
    <w:rsid w:val="00C24C91"/>
    <w:rsid w:val="00C24CE0"/>
    <w:rsid w:val="00C271CF"/>
    <w:rsid w:val="00C32BFF"/>
    <w:rsid w:val="00C34F27"/>
    <w:rsid w:val="00C3563F"/>
    <w:rsid w:val="00C36365"/>
    <w:rsid w:val="00C4076D"/>
    <w:rsid w:val="00C41765"/>
    <w:rsid w:val="00C4696F"/>
    <w:rsid w:val="00C51B13"/>
    <w:rsid w:val="00C57370"/>
    <w:rsid w:val="00C631ED"/>
    <w:rsid w:val="00C6320E"/>
    <w:rsid w:val="00C643F3"/>
    <w:rsid w:val="00C7074B"/>
    <w:rsid w:val="00C71AF9"/>
    <w:rsid w:val="00C74035"/>
    <w:rsid w:val="00C76870"/>
    <w:rsid w:val="00C7783D"/>
    <w:rsid w:val="00C849F8"/>
    <w:rsid w:val="00C84B0F"/>
    <w:rsid w:val="00C851CE"/>
    <w:rsid w:val="00C85AB1"/>
    <w:rsid w:val="00C923FE"/>
    <w:rsid w:val="00C92593"/>
    <w:rsid w:val="00C935BA"/>
    <w:rsid w:val="00C972C0"/>
    <w:rsid w:val="00CA10FF"/>
    <w:rsid w:val="00CA4287"/>
    <w:rsid w:val="00CA570D"/>
    <w:rsid w:val="00CB0132"/>
    <w:rsid w:val="00CB0554"/>
    <w:rsid w:val="00CB4745"/>
    <w:rsid w:val="00CB48DC"/>
    <w:rsid w:val="00CB54D7"/>
    <w:rsid w:val="00CB6166"/>
    <w:rsid w:val="00CB68F4"/>
    <w:rsid w:val="00CC500E"/>
    <w:rsid w:val="00CC7D61"/>
    <w:rsid w:val="00CD1804"/>
    <w:rsid w:val="00CD1B92"/>
    <w:rsid w:val="00CD2AED"/>
    <w:rsid w:val="00CD34AD"/>
    <w:rsid w:val="00CD4A89"/>
    <w:rsid w:val="00CD563F"/>
    <w:rsid w:val="00CD5F80"/>
    <w:rsid w:val="00CE06EB"/>
    <w:rsid w:val="00CE2DE5"/>
    <w:rsid w:val="00CE3223"/>
    <w:rsid w:val="00CF1D38"/>
    <w:rsid w:val="00CF2249"/>
    <w:rsid w:val="00CF34EE"/>
    <w:rsid w:val="00CF6760"/>
    <w:rsid w:val="00D05C4E"/>
    <w:rsid w:val="00D05C99"/>
    <w:rsid w:val="00D07CBF"/>
    <w:rsid w:val="00D07D00"/>
    <w:rsid w:val="00D106A8"/>
    <w:rsid w:val="00D13467"/>
    <w:rsid w:val="00D14F63"/>
    <w:rsid w:val="00D207BB"/>
    <w:rsid w:val="00D25ACB"/>
    <w:rsid w:val="00D26D97"/>
    <w:rsid w:val="00D2744C"/>
    <w:rsid w:val="00D277D4"/>
    <w:rsid w:val="00D310FD"/>
    <w:rsid w:val="00D32380"/>
    <w:rsid w:val="00D33855"/>
    <w:rsid w:val="00D33954"/>
    <w:rsid w:val="00D33C19"/>
    <w:rsid w:val="00D33E78"/>
    <w:rsid w:val="00D34309"/>
    <w:rsid w:val="00D34CE5"/>
    <w:rsid w:val="00D36AA6"/>
    <w:rsid w:val="00D42344"/>
    <w:rsid w:val="00D46C01"/>
    <w:rsid w:val="00D5417A"/>
    <w:rsid w:val="00D54ECE"/>
    <w:rsid w:val="00D57E4D"/>
    <w:rsid w:val="00D60E84"/>
    <w:rsid w:val="00D626F8"/>
    <w:rsid w:val="00D66A9A"/>
    <w:rsid w:val="00D77B58"/>
    <w:rsid w:val="00D80C90"/>
    <w:rsid w:val="00D8282D"/>
    <w:rsid w:val="00D91E80"/>
    <w:rsid w:val="00D93722"/>
    <w:rsid w:val="00D95058"/>
    <w:rsid w:val="00D95CDC"/>
    <w:rsid w:val="00D96E26"/>
    <w:rsid w:val="00DA0FDA"/>
    <w:rsid w:val="00DA22AC"/>
    <w:rsid w:val="00DA4406"/>
    <w:rsid w:val="00DB0F35"/>
    <w:rsid w:val="00DB51C6"/>
    <w:rsid w:val="00DB6F9F"/>
    <w:rsid w:val="00DB6FC4"/>
    <w:rsid w:val="00DC1790"/>
    <w:rsid w:val="00DC30C5"/>
    <w:rsid w:val="00DC6BD9"/>
    <w:rsid w:val="00DD26DE"/>
    <w:rsid w:val="00DD2832"/>
    <w:rsid w:val="00DE38E3"/>
    <w:rsid w:val="00DE3D02"/>
    <w:rsid w:val="00DE589B"/>
    <w:rsid w:val="00DE5DA7"/>
    <w:rsid w:val="00DE6135"/>
    <w:rsid w:val="00DF1556"/>
    <w:rsid w:val="00DF2586"/>
    <w:rsid w:val="00DF58BD"/>
    <w:rsid w:val="00DF5EB2"/>
    <w:rsid w:val="00E00C02"/>
    <w:rsid w:val="00E06E9F"/>
    <w:rsid w:val="00E1644B"/>
    <w:rsid w:val="00E17C70"/>
    <w:rsid w:val="00E221C2"/>
    <w:rsid w:val="00E22CA2"/>
    <w:rsid w:val="00E25CEF"/>
    <w:rsid w:val="00E25F00"/>
    <w:rsid w:val="00E26132"/>
    <w:rsid w:val="00E34993"/>
    <w:rsid w:val="00E37495"/>
    <w:rsid w:val="00E377ED"/>
    <w:rsid w:val="00E40676"/>
    <w:rsid w:val="00E47AD1"/>
    <w:rsid w:val="00E5029E"/>
    <w:rsid w:val="00E51916"/>
    <w:rsid w:val="00E5226C"/>
    <w:rsid w:val="00E53674"/>
    <w:rsid w:val="00E556E9"/>
    <w:rsid w:val="00E56350"/>
    <w:rsid w:val="00E61E62"/>
    <w:rsid w:val="00E62262"/>
    <w:rsid w:val="00E6672C"/>
    <w:rsid w:val="00E67B72"/>
    <w:rsid w:val="00E72070"/>
    <w:rsid w:val="00E72846"/>
    <w:rsid w:val="00E73530"/>
    <w:rsid w:val="00E74775"/>
    <w:rsid w:val="00E74AAB"/>
    <w:rsid w:val="00E74E49"/>
    <w:rsid w:val="00E7625B"/>
    <w:rsid w:val="00E764B5"/>
    <w:rsid w:val="00E84329"/>
    <w:rsid w:val="00E87CF2"/>
    <w:rsid w:val="00E901FE"/>
    <w:rsid w:val="00E91D7B"/>
    <w:rsid w:val="00E92EE4"/>
    <w:rsid w:val="00E9485E"/>
    <w:rsid w:val="00EA20A0"/>
    <w:rsid w:val="00EA5668"/>
    <w:rsid w:val="00EA62C1"/>
    <w:rsid w:val="00EB1765"/>
    <w:rsid w:val="00EB1E4A"/>
    <w:rsid w:val="00EB296E"/>
    <w:rsid w:val="00EB54AB"/>
    <w:rsid w:val="00EC02B6"/>
    <w:rsid w:val="00ED0AC3"/>
    <w:rsid w:val="00ED12ED"/>
    <w:rsid w:val="00ED16F7"/>
    <w:rsid w:val="00ED47ED"/>
    <w:rsid w:val="00EE3B8D"/>
    <w:rsid w:val="00EF18B8"/>
    <w:rsid w:val="00EF2C49"/>
    <w:rsid w:val="00EF2E1F"/>
    <w:rsid w:val="00EF340D"/>
    <w:rsid w:val="00EF5C04"/>
    <w:rsid w:val="00EF610F"/>
    <w:rsid w:val="00EF6FDA"/>
    <w:rsid w:val="00F01567"/>
    <w:rsid w:val="00F020B3"/>
    <w:rsid w:val="00F055A7"/>
    <w:rsid w:val="00F12DDF"/>
    <w:rsid w:val="00F15B3B"/>
    <w:rsid w:val="00F16106"/>
    <w:rsid w:val="00F204A0"/>
    <w:rsid w:val="00F3129A"/>
    <w:rsid w:val="00F351B7"/>
    <w:rsid w:val="00F40EAA"/>
    <w:rsid w:val="00F41209"/>
    <w:rsid w:val="00F50FCB"/>
    <w:rsid w:val="00F51425"/>
    <w:rsid w:val="00F52FC7"/>
    <w:rsid w:val="00F53F2A"/>
    <w:rsid w:val="00F54301"/>
    <w:rsid w:val="00F544D7"/>
    <w:rsid w:val="00F54518"/>
    <w:rsid w:val="00F555C4"/>
    <w:rsid w:val="00F565CB"/>
    <w:rsid w:val="00F6227D"/>
    <w:rsid w:val="00F65BE4"/>
    <w:rsid w:val="00F728CF"/>
    <w:rsid w:val="00F75242"/>
    <w:rsid w:val="00F77BFA"/>
    <w:rsid w:val="00F807BD"/>
    <w:rsid w:val="00F80831"/>
    <w:rsid w:val="00F81430"/>
    <w:rsid w:val="00F827EA"/>
    <w:rsid w:val="00F86321"/>
    <w:rsid w:val="00F87B4F"/>
    <w:rsid w:val="00F90C33"/>
    <w:rsid w:val="00F91648"/>
    <w:rsid w:val="00FA03E1"/>
    <w:rsid w:val="00FA5A51"/>
    <w:rsid w:val="00FA6CCA"/>
    <w:rsid w:val="00FA7DA2"/>
    <w:rsid w:val="00FB10CF"/>
    <w:rsid w:val="00FB2E47"/>
    <w:rsid w:val="00FB3713"/>
    <w:rsid w:val="00FC0FE4"/>
    <w:rsid w:val="00FC4044"/>
    <w:rsid w:val="00FC4E20"/>
    <w:rsid w:val="00FC6F77"/>
    <w:rsid w:val="00FD0B65"/>
    <w:rsid w:val="00FD1A8C"/>
    <w:rsid w:val="00FD3A0D"/>
    <w:rsid w:val="00FD6BD9"/>
    <w:rsid w:val="00FE30C9"/>
    <w:rsid w:val="00FE3992"/>
    <w:rsid w:val="00FE5417"/>
    <w:rsid w:val="00FF0BE4"/>
    <w:rsid w:val="00FF1D0C"/>
    <w:rsid w:val="00FF2234"/>
    <w:rsid w:val="00FF22BE"/>
    <w:rsid w:val="00FF5FBA"/>
    <w:rsid w:val="00FF7487"/>
    <w:rsid w:val="022B88A0"/>
    <w:rsid w:val="02E0268B"/>
    <w:rsid w:val="02E19E88"/>
    <w:rsid w:val="0429E4BA"/>
    <w:rsid w:val="0533D602"/>
    <w:rsid w:val="05456DE2"/>
    <w:rsid w:val="06683A1C"/>
    <w:rsid w:val="06941CDD"/>
    <w:rsid w:val="06D9515B"/>
    <w:rsid w:val="06FEF9C3"/>
    <w:rsid w:val="075EAB14"/>
    <w:rsid w:val="07B66A0F"/>
    <w:rsid w:val="08098733"/>
    <w:rsid w:val="087D0EA4"/>
    <w:rsid w:val="088A262E"/>
    <w:rsid w:val="08AD5173"/>
    <w:rsid w:val="08D59D4F"/>
    <w:rsid w:val="0934FA89"/>
    <w:rsid w:val="09CC2F3E"/>
    <w:rsid w:val="09E8E193"/>
    <w:rsid w:val="0A103BAB"/>
    <w:rsid w:val="0BCE0999"/>
    <w:rsid w:val="0C6FE5B3"/>
    <w:rsid w:val="0C8CAA6C"/>
    <w:rsid w:val="0C9E199E"/>
    <w:rsid w:val="0CAA1FAE"/>
    <w:rsid w:val="0E4FEDEB"/>
    <w:rsid w:val="0EBDF7D7"/>
    <w:rsid w:val="0F5132AB"/>
    <w:rsid w:val="0F956CE6"/>
    <w:rsid w:val="1143BF24"/>
    <w:rsid w:val="118F72ED"/>
    <w:rsid w:val="11C51E25"/>
    <w:rsid w:val="12180755"/>
    <w:rsid w:val="138BD65E"/>
    <w:rsid w:val="14B11BDA"/>
    <w:rsid w:val="1551E752"/>
    <w:rsid w:val="1585230D"/>
    <w:rsid w:val="15B27A42"/>
    <w:rsid w:val="15F7265C"/>
    <w:rsid w:val="163F17C1"/>
    <w:rsid w:val="166D101F"/>
    <w:rsid w:val="16AD7D88"/>
    <w:rsid w:val="16EDB7B3"/>
    <w:rsid w:val="17554D8D"/>
    <w:rsid w:val="1756F541"/>
    <w:rsid w:val="17A8EF9D"/>
    <w:rsid w:val="17B8D446"/>
    <w:rsid w:val="180105EA"/>
    <w:rsid w:val="195BA7C8"/>
    <w:rsid w:val="1B099D65"/>
    <w:rsid w:val="1B2EC948"/>
    <w:rsid w:val="1B409432"/>
    <w:rsid w:val="1B729D99"/>
    <w:rsid w:val="1BFD6058"/>
    <w:rsid w:val="1C00B95C"/>
    <w:rsid w:val="1C3B9A93"/>
    <w:rsid w:val="1CC32946"/>
    <w:rsid w:val="1CDC6493"/>
    <w:rsid w:val="1CF01B99"/>
    <w:rsid w:val="1D59B987"/>
    <w:rsid w:val="1E5EF9A7"/>
    <w:rsid w:val="1E7834F4"/>
    <w:rsid w:val="1F3AA447"/>
    <w:rsid w:val="1FAB4AAE"/>
    <w:rsid w:val="201F4B89"/>
    <w:rsid w:val="207E20F2"/>
    <w:rsid w:val="214F4E97"/>
    <w:rsid w:val="2158AA96"/>
    <w:rsid w:val="216F4DE3"/>
    <w:rsid w:val="21AFD5B6"/>
    <w:rsid w:val="22213C84"/>
    <w:rsid w:val="22980034"/>
    <w:rsid w:val="22EB1EF8"/>
    <w:rsid w:val="23F6C72C"/>
    <w:rsid w:val="24DEE25B"/>
    <w:rsid w:val="24E749C8"/>
    <w:rsid w:val="24E77678"/>
    <w:rsid w:val="2554C3DB"/>
    <w:rsid w:val="25A8E8B1"/>
    <w:rsid w:val="26020E52"/>
    <w:rsid w:val="26FC4B00"/>
    <w:rsid w:val="27068485"/>
    <w:rsid w:val="27BE901B"/>
    <w:rsid w:val="28675F39"/>
    <w:rsid w:val="286FBAD2"/>
    <w:rsid w:val="28AA842D"/>
    <w:rsid w:val="28E08973"/>
    <w:rsid w:val="296AC35E"/>
    <w:rsid w:val="29C5CC2A"/>
    <w:rsid w:val="2AB28783"/>
    <w:rsid w:val="2B485DFB"/>
    <w:rsid w:val="2B61EAFF"/>
    <w:rsid w:val="2BDEB11A"/>
    <w:rsid w:val="2C182A35"/>
    <w:rsid w:val="2C2DA4AE"/>
    <w:rsid w:val="2C31810A"/>
    <w:rsid w:val="2C51FF58"/>
    <w:rsid w:val="2CBD7136"/>
    <w:rsid w:val="2DB3FA96"/>
    <w:rsid w:val="2E8E58BE"/>
    <w:rsid w:val="2F31FC87"/>
    <w:rsid w:val="2F932E4F"/>
    <w:rsid w:val="2FB9E694"/>
    <w:rsid w:val="302A291F"/>
    <w:rsid w:val="30434A45"/>
    <w:rsid w:val="30BAD6C5"/>
    <w:rsid w:val="312EFEB0"/>
    <w:rsid w:val="31A1613A"/>
    <w:rsid w:val="31A4B917"/>
    <w:rsid w:val="31C5F980"/>
    <w:rsid w:val="328E70D7"/>
    <w:rsid w:val="32A8D6E0"/>
    <w:rsid w:val="32E0EE8F"/>
    <w:rsid w:val="330D8C7D"/>
    <w:rsid w:val="3361C9E1"/>
    <w:rsid w:val="33BEE5B2"/>
    <w:rsid w:val="33DE59DD"/>
    <w:rsid w:val="34669F72"/>
    <w:rsid w:val="34C17876"/>
    <w:rsid w:val="35001671"/>
    <w:rsid w:val="36026FD3"/>
    <w:rsid w:val="3633365F"/>
    <w:rsid w:val="36B0588D"/>
    <w:rsid w:val="375ADCDC"/>
    <w:rsid w:val="37A16197"/>
    <w:rsid w:val="38462F83"/>
    <w:rsid w:val="38AF4E7B"/>
    <w:rsid w:val="38F6AD3D"/>
    <w:rsid w:val="39B42E2B"/>
    <w:rsid w:val="39ED54AF"/>
    <w:rsid w:val="39F02BCC"/>
    <w:rsid w:val="3A5FA965"/>
    <w:rsid w:val="3A927D9E"/>
    <w:rsid w:val="3A9DE765"/>
    <w:rsid w:val="3AB6EC2F"/>
    <w:rsid w:val="3B49DAFA"/>
    <w:rsid w:val="3BDFE913"/>
    <w:rsid w:val="3C09E861"/>
    <w:rsid w:val="3C2E4DFF"/>
    <w:rsid w:val="3C363B85"/>
    <w:rsid w:val="3CF0BD52"/>
    <w:rsid w:val="3DB43D76"/>
    <w:rsid w:val="3DCA1E60"/>
    <w:rsid w:val="3DF51F44"/>
    <w:rsid w:val="3E1C60E3"/>
    <w:rsid w:val="3E32BA92"/>
    <w:rsid w:val="3E8C8DB3"/>
    <w:rsid w:val="3F25D942"/>
    <w:rsid w:val="3F48D8D5"/>
    <w:rsid w:val="3F6DDC47"/>
    <w:rsid w:val="40682C38"/>
    <w:rsid w:val="4087288F"/>
    <w:rsid w:val="4119E262"/>
    <w:rsid w:val="4203FC99"/>
    <w:rsid w:val="425630C1"/>
    <w:rsid w:val="42B6B7E0"/>
    <w:rsid w:val="435B8001"/>
    <w:rsid w:val="440AE37D"/>
    <w:rsid w:val="44AA8834"/>
    <w:rsid w:val="44DE098D"/>
    <w:rsid w:val="467AA84E"/>
    <w:rsid w:val="4778DB3C"/>
    <w:rsid w:val="47BC5184"/>
    <w:rsid w:val="482E32CE"/>
    <w:rsid w:val="4858E67F"/>
    <w:rsid w:val="4A735991"/>
    <w:rsid w:val="4AB08EEE"/>
    <w:rsid w:val="4B017121"/>
    <w:rsid w:val="4BAA8CB6"/>
    <w:rsid w:val="4DB138E3"/>
    <w:rsid w:val="4E288A29"/>
    <w:rsid w:val="4E934DBF"/>
    <w:rsid w:val="4EAAB2BA"/>
    <w:rsid w:val="4F2B1F7B"/>
    <w:rsid w:val="50477F3A"/>
    <w:rsid w:val="51527151"/>
    <w:rsid w:val="517DDB3C"/>
    <w:rsid w:val="51D8F599"/>
    <w:rsid w:val="526B7711"/>
    <w:rsid w:val="529DD263"/>
    <w:rsid w:val="52EF7829"/>
    <w:rsid w:val="53AD6B96"/>
    <w:rsid w:val="53BDE88C"/>
    <w:rsid w:val="54FA47E0"/>
    <w:rsid w:val="55FBDA72"/>
    <w:rsid w:val="5689C33C"/>
    <w:rsid w:val="56E0C3C6"/>
    <w:rsid w:val="5728825E"/>
    <w:rsid w:val="57824B8C"/>
    <w:rsid w:val="58B2100F"/>
    <w:rsid w:val="590F1AF5"/>
    <w:rsid w:val="59731EC3"/>
    <w:rsid w:val="5AE07FC4"/>
    <w:rsid w:val="5B0DC6CB"/>
    <w:rsid w:val="5B1E893B"/>
    <w:rsid w:val="5BB804DB"/>
    <w:rsid w:val="5CA4D6CB"/>
    <w:rsid w:val="5D3D1DAF"/>
    <w:rsid w:val="5DD2D4E4"/>
    <w:rsid w:val="5E8BEFD6"/>
    <w:rsid w:val="5ED8EE10"/>
    <w:rsid w:val="5F03649D"/>
    <w:rsid w:val="5FE1D627"/>
    <w:rsid w:val="6074BE71"/>
    <w:rsid w:val="61306F2E"/>
    <w:rsid w:val="61C1C6D1"/>
    <w:rsid w:val="61C76FC9"/>
    <w:rsid w:val="61E6EB4F"/>
    <w:rsid w:val="62108ED2"/>
    <w:rsid w:val="623D68D1"/>
    <w:rsid w:val="629EF11D"/>
    <w:rsid w:val="638DEEB3"/>
    <w:rsid w:val="63F22EDA"/>
    <w:rsid w:val="64F39E6E"/>
    <w:rsid w:val="651138C7"/>
    <w:rsid w:val="6554F62E"/>
    <w:rsid w:val="65A679CF"/>
    <w:rsid w:val="65F81798"/>
    <w:rsid w:val="66F28CF7"/>
    <w:rsid w:val="67F1FE56"/>
    <w:rsid w:val="683A8877"/>
    <w:rsid w:val="68C6D282"/>
    <w:rsid w:val="6A9C355B"/>
    <w:rsid w:val="6AE104BC"/>
    <w:rsid w:val="6B3E2CFC"/>
    <w:rsid w:val="6B807A4B"/>
    <w:rsid w:val="6D0510F0"/>
    <w:rsid w:val="6D0BE2B7"/>
    <w:rsid w:val="6D8C9BD8"/>
    <w:rsid w:val="6DC211EA"/>
    <w:rsid w:val="6E15B0CC"/>
    <w:rsid w:val="6E629808"/>
    <w:rsid w:val="6EAE2FC2"/>
    <w:rsid w:val="6EB81B0D"/>
    <w:rsid w:val="6EFE85D9"/>
    <w:rsid w:val="6F179B1F"/>
    <w:rsid w:val="6F531657"/>
    <w:rsid w:val="7015D698"/>
    <w:rsid w:val="7046466B"/>
    <w:rsid w:val="70CCF884"/>
    <w:rsid w:val="710A0C99"/>
    <w:rsid w:val="712A2725"/>
    <w:rsid w:val="713CFC9F"/>
    <w:rsid w:val="719AE037"/>
    <w:rsid w:val="71EE8247"/>
    <w:rsid w:val="7226B29C"/>
    <w:rsid w:val="72EA50DF"/>
    <w:rsid w:val="734C2D80"/>
    <w:rsid w:val="737B243B"/>
    <w:rsid w:val="738A8579"/>
    <w:rsid w:val="74463AE2"/>
    <w:rsid w:val="746BC9F3"/>
    <w:rsid w:val="747CE433"/>
    <w:rsid w:val="74862140"/>
    <w:rsid w:val="75275C91"/>
    <w:rsid w:val="75496D98"/>
    <w:rsid w:val="755E535E"/>
    <w:rsid w:val="75F28FB6"/>
    <w:rsid w:val="7609A744"/>
    <w:rsid w:val="779560BC"/>
    <w:rsid w:val="77F132C6"/>
    <w:rsid w:val="77FAB7E4"/>
    <w:rsid w:val="782FB9EB"/>
    <w:rsid w:val="78CA2955"/>
    <w:rsid w:val="78DE3C1F"/>
    <w:rsid w:val="796DE0E1"/>
    <w:rsid w:val="798D0327"/>
    <w:rsid w:val="7A31C481"/>
    <w:rsid w:val="7ABD9EB1"/>
    <w:rsid w:val="7B3BE964"/>
    <w:rsid w:val="7B50A06F"/>
    <w:rsid w:val="7B9B3005"/>
    <w:rsid w:val="7BA5AED8"/>
    <w:rsid w:val="7BB8EC85"/>
    <w:rsid w:val="7C7B13D7"/>
    <w:rsid w:val="7CAC2C1F"/>
    <w:rsid w:val="7D01DD5D"/>
    <w:rsid w:val="7D08DE24"/>
    <w:rsid w:val="7D696543"/>
    <w:rsid w:val="7DDEF7CB"/>
    <w:rsid w:val="7E138A39"/>
    <w:rsid w:val="7E684DE4"/>
    <w:rsid w:val="7E876331"/>
    <w:rsid w:val="7EBA3BD0"/>
    <w:rsid w:val="7ED62C5D"/>
    <w:rsid w:val="7EE14AAE"/>
    <w:rsid w:val="7F54790C"/>
    <w:rsid w:val="7FAA953D"/>
    <w:rsid w:val="7FB0F20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D74409"/>
  <w15:chartTrackingRefBased/>
  <w15:docId w15:val="{F8F57D9D-0BC1-4A2E-ABC9-3A780F440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BFF"/>
  </w:style>
  <w:style w:type="paragraph" w:styleId="Ttulo1">
    <w:name w:val="heading 1"/>
    <w:basedOn w:val="Normal"/>
    <w:next w:val="Normal"/>
    <w:link w:val="Ttulo1Char"/>
    <w:uiPriority w:val="9"/>
    <w:qFormat/>
    <w:rsid w:val="00F6227D"/>
    <w:pPr>
      <w:keepNext/>
      <w:keepLines/>
      <w:spacing w:before="360" w:after="80" w:line="360" w:lineRule="auto"/>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har"/>
    <w:uiPriority w:val="9"/>
    <w:unhideWhenUsed/>
    <w:qFormat/>
    <w:rsid w:val="006B76E2"/>
    <w:pPr>
      <w:keepNext/>
      <w:keepLines/>
      <w:spacing w:before="160" w:after="80"/>
      <w:outlineLvl w:val="1"/>
    </w:pPr>
    <w:rPr>
      <w:rFonts w:ascii="Arial" w:eastAsiaTheme="majorEastAsia" w:hAnsi="Arial" w:cstheme="majorBidi"/>
      <w:b/>
      <w:color w:val="000000" w:themeColor="text1"/>
      <w:szCs w:val="32"/>
    </w:rPr>
  </w:style>
  <w:style w:type="paragraph" w:styleId="Ttulo3">
    <w:name w:val="heading 3"/>
    <w:basedOn w:val="Normal"/>
    <w:next w:val="Normal"/>
    <w:link w:val="Ttulo3Char"/>
    <w:uiPriority w:val="9"/>
    <w:semiHidden/>
    <w:unhideWhenUsed/>
    <w:qFormat/>
    <w:rsid w:val="00160E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60E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60E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60EA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60EA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60EA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60EA0"/>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6227D"/>
    <w:rPr>
      <w:rFonts w:ascii="Arial" w:eastAsiaTheme="majorEastAsia" w:hAnsi="Arial" w:cstheme="majorBidi"/>
      <w:b/>
      <w:color w:val="000000" w:themeColor="text1"/>
      <w:sz w:val="28"/>
      <w:szCs w:val="40"/>
    </w:rPr>
  </w:style>
  <w:style w:type="character" w:customStyle="1" w:styleId="Ttulo2Char">
    <w:name w:val="Título 2 Char"/>
    <w:basedOn w:val="Fontepargpadro"/>
    <w:link w:val="Ttulo2"/>
    <w:uiPriority w:val="9"/>
    <w:rsid w:val="006B76E2"/>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semiHidden/>
    <w:rsid w:val="00160EA0"/>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60EA0"/>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60EA0"/>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60EA0"/>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60EA0"/>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60EA0"/>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60EA0"/>
    <w:rPr>
      <w:rFonts w:eastAsiaTheme="majorEastAsia" w:cstheme="majorBidi"/>
      <w:color w:val="272727" w:themeColor="text1" w:themeTint="D8"/>
    </w:rPr>
  </w:style>
  <w:style w:type="paragraph" w:styleId="Ttulo">
    <w:name w:val="Title"/>
    <w:basedOn w:val="Normal"/>
    <w:next w:val="Normal"/>
    <w:link w:val="TtuloChar"/>
    <w:uiPriority w:val="10"/>
    <w:qFormat/>
    <w:rsid w:val="00160E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60E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60EA0"/>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60EA0"/>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60EA0"/>
    <w:pPr>
      <w:spacing w:before="160"/>
      <w:jc w:val="center"/>
    </w:pPr>
    <w:rPr>
      <w:i/>
      <w:iCs/>
      <w:color w:val="404040" w:themeColor="text1" w:themeTint="BF"/>
    </w:rPr>
  </w:style>
  <w:style w:type="character" w:customStyle="1" w:styleId="CitaoChar">
    <w:name w:val="Citação Char"/>
    <w:basedOn w:val="Fontepargpadro"/>
    <w:link w:val="Citao"/>
    <w:uiPriority w:val="29"/>
    <w:rsid w:val="00160EA0"/>
    <w:rPr>
      <w:i/>
      <w:iCs/>
      <w:color w:val="404040" w:themeColor="text1" w:themeTint="BF"/>
    </w:rPr>
  </w:style>
  <w:style w:type="paragraph" w:styleId="PargrafodaLista">
    <w:name w:val="List Paragraph"/>
    <w:basedOn w:val="Normal"/>
    <w:uiPriority w:val="34"/>
    <w:qFormat/>
    <w:rsid w:val="00160EA0"/>
    <w:pPr>
      <w:ind w:left="720"/>
      <w:contextualSpacing/>
    </w:pPr>
  </w:style>
  <w:style w:type="character" w:styleId="nfaseIntensa">
    <w:name w:val="Intense Emphasis"/>
    <w:basedOn w:val="Fontepargpadro"/>
    <w:uiPriority w:val="21"/>
    <w:qFormat/>
    <w:rsid w:val="00160EA0"/>
    <w:rPr>
      <w:i/>
      <w:iCs/>
      <w:color w:val="0F4761" w:themeColor="accent1" w:themeShade="BF"/>
    </w:rPr>
  </w:style>
  <w:style w:type="paragraph" w:styleId="CitaoIntensa">
    <w:name w:val="Intense Quote"/>
    <w:basedOn w:val="Normal"/>
    <w:next w:val="Normal"/>
    <w:link w:val="CitaoIntensaChar"/>
    <w:uiPriority w:val="30"/>
    <w:qFormat/>
    <w:rsid w:val="00160E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60EA0"/>
    <w:rPr>
      <w:i/>
      <w:iCs/>
      <w:color w:val="0F4761" w:themeColor="accent1" w:themeShade="BF"/>
    </w:rPr>
  </w:style>
  <w:style w:type="character" w:styleId="RefernciaIntensa">
    <w:name w:val="Intense Reference"/>
    <w:basedOn w:val="Fontepargpadro"/>
    <w:uiPriority w:val="32"/>
    <w:qFormat/>
    <w:rsid w:val="00160EA0"/>
    <w:rPr>
      <w:b/>
      <w:bCs/>
      <w:smallCaps/>
      <w:color w:val="0F4761" w:themeColor="accent1" w:themeShade="BF"/>
      <w:spacing w:val="5"/>
    </w:rPr>
  </w:style>
  <w:style w:type="paragraph" w:styleId="Corpodetexto">
    <w:name w:val="Body Text"/>
    <w:basedOn w:val="Normal"/>
    <w:link w:val="CorpodetextoChar"/>
    <w:uiPriority w:val="1"/>
    <w:qFormat/>
    <w:rsid w:val="00160EA0"/>
    <w:pPr>
      <w:widowControl w:val="0"/>
      <w:autoSpaceDE w:val="0"/>
      <w:autoSpaceDN w:val="0"/>
      <w:spacing w:after="0" w:line="240" w:lineRule="auto"/>
    </w:pPr>
    <w:rPr>
      <w:rFonts w:ascii="Arial" w:eastAsia="Arial" w:hAnsi="Arial" w:cs="Arial"/>
      <w:kern w:val="0"/>
      <w:lang w:val="pt-PT"/>
      <w14:ligatures w14:val="none"/>
    </w:rPr>
  </w:style>
  <w:style w:type="character" w:customStyle="1" w:styleId="CorpodetextoChar">
    <w:name w:val="Corpo de texto Char"/>
    <w:basedOn w:val="Fontepargpadro"/>
    <w:link w:val="Corpodetexto"/>
    <w:uiPriority w:val="1"/>
    <w:rsid w:val="00160EA0"/>
    <w:rPr>
      <w:rFonts w:ascii="Arial" w:eastAsia="Arial" w:hAnsi="Arial" w:cs="Arial"/>
      <w:kern w:val="0"/>
      <w:lang w:val="pt-PT"/>
      <w14:ligatures w14:val="none"/>
    </w:rPr>
  </w:style>
  <w:style w:type="character" w:styleId="Hyperlink">
    <w:name w:val="Hyperlink"/>
    <w:basedOn w:val="Fontepargpadro"/>
    <w:uiPriority w:val="99"/>
    <w:unhideWhenUsed/>
    <w:rPr>
      <w:color w:val="467886" w:themeColor="hyperlink"/>
      <w:u w:val="single"/>
    </w:rPr>
  </w:style>
  <w:style w:type="table" w:styleId="Tabelacomgrade">
    <w:name w:val="Table Grid"/>
    <w:basedOn w:val="Tabe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customStyle="1" w:styleId="p1">
    <w:name w:val="p1"/>
    <w:basedOn w:val="Normal"/>
    <w:rsid w:val="00026859"/>
    <w:pPr>
      <w:spacing w:after="45" w:line="240" w:lineRule="auto"/>
    </w:pPr>
    <w:rPr>
      <w:rFonts w:ascii=".AppleSystemUIFont" w:eastAsiaTheme="minorEastAsia" w:hAnsi=".AppleSystemUIFont" w:cs="Times New Roman"/>
      <w:kern w:val="0"/>
      <w:sz w:val="42"/>
      <w:szCs w:val="42"/>
      <w:lang w:eastAsia="pt-BR"/>
      <w14:ligatures w14:val="none"/>
    </w:rPr>
  </w:style>
  <w:style w:type="paragraph" w:customStyle="1" w:styleId="p2">
    <w:name w:val="p2"/>
    <w:basedOn w:val="Normal"/>
    <w:rsid w:val="00026859"/>
    <w:pPr>
      <w:spacing w:after="0" w:line="240" w:lineRule="auto"/>
    </w:pPr>
    <w:rPr>
      <w:rFonts w:ascii=".AppleSystemUIFont" w:eastAsiaTheme="minorEastAsia" w:hAnsi=".AppleSystemUIFont" w:cs="Times New Roman"/>
      <w:kern w:val="0"/>
      <w:sz w:val="26"/>
      <w:szCs w:val="26"/>
      <w:lang w:eastAsia="pt-BR"/>
      <w14:ligatures w14:val="none"/>
    </w:rPr>
  </w:style>
  <w:style w:type="paragraph" w:customStyle="1" w:styleId="p3">
    <w:name w:val="p3"/>
    <w:basedOn w:val="Normal"/>
    <w:rsid w:val="00026859"/>
    <w:pPr>
      <w:spacing w:after="0" w:line="240" w:lineRule="auto"/>
    </w:pPr>
    <w:rPr>
      <w:rFonts w:ascii=".AppleSystemUIFont" w:eastAsiaTheme="minorEastAsia" w:hAnsi=".AppleSystemUIFont" w:cs="Times New Roman"/>
      <w:kern w:val="0"/>
      <w:sz w:val="26"/>
      <w:szCs w:val="26"/>
      <w:lang w:eastAsia="pt-BR"/>
      <w14:ligatures w14:val="none"/>
    </w:rPr>
  </w:style>
  <w:style w:type="character" w:customStyle="1" w:styleId="s1">
    <w:name w:val="s1"/>
    <w:basedOn w:val="Fontepargpadro"/>
    <w:rsid w:val="00026859"/>
    <w:rPr>
      <w:rFonts w:ascii="UICTFontTextStyleBody" w:hAnsi="UICTFontTextStyleBody" w:hint="default"/>
      <w:b/>
      <w:bCs/>
      <w:i w:val="0"/>
      <w:iCs w:val="0"/>
      <w:sz w:val="42"/>
      <w:szCs w:val="42"/>
    </w:rPr>
  </w:style>
  <w:style w:type="character" w:customStyle="1" w:styleId="s2">
    <w:name w:val="s2"/>
    <w:basedOn w:val="Fontepargpadro"/>
    <w:rsid w:val="00026859"/>
    <w:rPr>
      <w:rFonts w:ascii="UICTFontTextStyleBody" w:hAnsi="UICTFontTextStyleBody" w:hint="default"/>
      <w:b w:val="0"/>
      <w:bCs w:val="0"/>
      <w:i w:val="0"/>
      <w:iCs w:val="0"/>
      <w:sz w:val="26"/>
      <w:szCs w:val="26"/>
    </w:rPr>
  </w:style>
  <w:style w:type="paragraph" w:styleId="NormalWeb">
    <w:name w:val="Normal (Web)"/>
    <w:basedOn w:val="Normal"/>
    <w:uiPriority w:val="99"/>
    <w:unhideWhenUsed/>
    <w:rsid w:val="006D6B5C"/>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paragraph" w:styleId="CabealhodoSumrio">
    <w:name w:val="TOC Heading"/>
    <w:basedOn w:val="Ttulo1"/>
    <w:next w:val="Normal"/>
    <w:uiPriority w:val="39"/>
    <w:unhideWhenUsed/>
    <w:qFormat/>
    <w:rsid w:val="00BC09B5"/>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8F3965"/>
    <w:pPr>
      <w:spacing w:after="100"/>
    </w:pPr>
  </w:style>
  <w:style w:type="paragraph" w:styleId="Sumrio2">
    <w:name w:val="toc 2"/>
    <w:basedOn w:val="Normal"/>
    <w:next w:val="Normal"/>
    <w:autoRedefine/>
    <w:uiPriority w:val="39"/>
    <w:unhideWhenUsed/>
    <w:rsid w:val="008F3965"/>
    <w:pPr>
      <w:spacing w:after="100"/>
      <w:ind w:left="240"/>
    </w:pPr>
  </w:style>
  <w:style w:type="paragraph" w:styleId="Sumrio3">
    <w:name w:val="toc 3"/>
    <w:basedOn w:val="Normal"/>
    <w:next w:val="Normal"/>
    <w:autoRedefine/>
    <w:uiPriority w:val="39"/>
    <w:unhideWhenUsed/>
    <w:rsid w:val="008F3965"/>
    <w:pPr>
      <w:spacing w:after="100"/>
      <w:ind w:left="480"/>
    </w:pPr>
  </w:style>
  <w:style w:type="character" w:styleId="MenoPendente">
    <w:name w:val="Unresolved Mention"/>
    <w:basedOn w:val="Fontepargpadro"/>
    <w:uiPriority w:val="99"/>
    <w:semiHidden/>
    <w:unhideWhenUsed/>
    <w:rsid w:val="003D48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48184">
      <w:bodyDiv w:val="1"/>
      <w:marLeft w:val="0"/>
      <w:marRight w:val="0"/>
      <w:marTop w:val="0"/>
      <w:marBottom w:val="0"/>
      <w:divBdr>
        <w:top w:val="none" w:sz="0" w:space="0" w:color="auto"/>
        <w:left w:val="none" w:sz="0" w:space="0" w:color="auto"/>
        <w:bottom w:val="none" w:sz="0" w:space="0" w:color="auto"/>
        <w:right w:val="none" w:sz="0" w:space="0" w:color="auto"/>
      </w:divBdr>
    </w:div>
    <w:div w:id="652225645">
      <w:bodyDiv w:val="1"/>
      <w:marLeft w:val="0"/>
      <w:marRight w:val="0"/>
      <w:marTop w:val="0"/>
      <w:marBottom w:val="0"/>
      <w:divBdr>
        <w:top w:val="none" w:sz="0" w:space="0" w:color="auto"/>
        <w:left w:val="none" w:sz="0" w:space="0" w:color="auto"/>
        <w:bottom w:val="none" w:sz="0" w:space="0" w:color="auto"/>
        <w:right w:val="none" w:sz="0" w:space="0" w:color="auto"/>
      </w:divBdr>
    </w:div>
    <w:div w:id="1352607239">
      <w:bodyDiv w:val="1"/>
      <w:marLeft w:val="0"/>
      <w:marRight w:val="0"/>
      <w:marTop w:val="0"/>
      <w:marBottom w:val="0"/>
      <w:divBdr>
        <w:top w:val="none" w:sz="0" w:space="0" w:color="auto"/>
        <w:left w:val="none" w:sz="0" w:space="0" w:color="auto"/>
        <w:bottom w:val="none" w:sz="0" w:space="0" w:color="auto"/>
        <w:right w:val="none" w:sz="0" w:space="0" w:color="auto"/>
      </w:divBdr>
    </w:div>
    <w:div w:id="1681663873">
      <w:bodyDiv w:val="1"/>
      <w:marLeft w:val="0"/>
      <w:marRight w:val="0"/>
      <w:marTop w:val="0"/>
      <w:marBottom w:val="0"/>
      <w:divBdr>
        <w:top w:val="none" w:sz="0" w:space="0" w:color="auto"/>
        <w:left w:val="none" w:sz="0" w:space="0" w:color="auto"/>
        <w:bottom w:val="none" w:sz="0" w:space="0" w:color="auto"/>
        <w:right w:val="none" w:sz="0" w:space="0" w:color="auto"/>
      </w:divBdr>
    </w:div>
    <w:div w:id="1925530200">
      <w:bodyDiv w:val="1"/>
      <w:marLeft w:val="0"/>
      <w:marRight w:val="0"/>
      <w:marTop w:val="0"/>
      <w:marBottom w:val="0"/>
      <w:divBdr>
        <w:top w:val="none" w:sz="0" w:space="0" w:color="auto"/>
        <w:left w:val="none" w:sz="0" w:space="0" w:color="auto"/>
        <w:bottom w:val="none" w:sz="0" w:space="0" w:color="auto"/>
        <w:right w:val="none" w:sz="0" w:space="0" w:color="auto"/>
      </w:divBdr>
    </w:div>
    <w:div w:id="21463864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2.jpeg"/><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image" Target="media/image20.jpe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brasilescola.uol.com.br/brasil/a-expansao-soja-no-brasil.html"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78EE90E01C1554D81095FA0DFA567B7" ma:contentTypeVersion="9" ma:contentTypeDescription="Create a new document." ma:contentTypeScope="" ma:versionID="39ca1fd298f132d6a20ccafb7f4869f5">
  <xsd:schema xmlns:xsd="http://www.w3.org/2001/XMLSchema" xmlns:xs="http://www.w3.org/2001/XMLSchema" xmlns:p="http://schemas.microsoft.com/office/2006/metadata/properties" xmlns:ns3="3e7a52f9-5c66-44a9-86f3-38766607b952" targetNamespace="http://schemas.microsoft.com/office/2006/metadata/properties" ma:root="true" ma:fieldsID="0821a1001efa8c7cf33b6fdd02231d09" ns3:_="">
    <xsd:import namespace="3e7a52f9-5c66-44a9-86f3-38766607b95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7a52f9-5c66-44a9-86f3-38766607b9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e7a52f9-5c66-44a9-86f3-38766607b95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C810F7-DFEB-458B-B865-30E90ADCBA82}">
  <ds:schemaRefs>
    <ds:schemaRef ds:uri="http://schemas.openxmlformats.org/officeDocument/2006/bibliography"/>
  </ds:schemaRefs>
</ds:datastoreItem>
</file>

<file path=customXml/itemProps2.xml><?xml version="1.0" encoding="utf-8"?>
<ds:datastoreItem xmlns:ds="http://schemas.openxmlformats.org/officeDocument/2006/customXml" ds:itemID="{6DAC941A-D976-4246-97AF-A773C80C6A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7a52f9-5c66-44a9-86f3-38766607b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849C53-D8D3-4A93-8681-D955A83F70BA}">
  <ds:schemaRefs>
    <ds:schemaRef ds:uri="http://purl.org/dc/dcmitype/"/>
    <ds:schemaRef ds:uri="http://schemas.microsoft.com/office/2006/documentManagement/types"/>
    <ds:schemaRef ds:uri="http://purl.org/dc/elements/1.1/"/>
    <ds:schemaRef ds:uri="http://purl.org/dc/terms/"/>
    <ds:schemaRef ds:uri="http://schemas.microsoft.com/office/infopath/2007/PartnerControls"/>
    <ds:schemaRef ds:uri="http://schemas.openxmlformats.org/package/2006/metadata/core-properties"/>
    <ds:schemaRef ds:uri="3e7a52f9-5c66-44a9-86f3-38766607b952"/>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7A31E354-CA76-4EFB-8713-1D9199623A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5378</Words>
  <Characters>29046</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34356</CharactersWithSpaces>
  <SharedDoc>false</SharedDoc>
  <HLinks>
    <vt:vector size="234" baseType="variant">
      <vt:variant>
        <vt:i4>4522010</vt:i4>
      </vt:variant>
      <vt:variant>
        <vt:i4>231</vt:i4>
      </vt:variant>
      <vt:variant>
        <vt:i4>0</vt:i4>
      </vt:variant>
      <vt:variant>
        <vt:i4>5</vt:i4>
      </vt:variant>
      <vt:variant>
        <vt:lpwstr>https://brasilescola.uol.com.br/brasil/a-expansao-soja-no-brasil.html</vt:lpwstr>
      </vt:variant>
      <vt:variant>
        <vt:lpwstr/>
      </vt:variant>
      <vt:variant>
        <vt:i4>1507380</vt:i4>
      </vt:variant>
      <vt:variant>
        <vt:i4>224</vt:i4>
      </vt:variant>
      <vt:variant>
        <vt:i4>0</vt:i4>
      </vt:variant>
      <vt:variant>
        <vt:i4>5</vt:i4>
      </vt:variant>
      <vt:variant>
        <vt:lpwstr/>
      </vt:variant>
      <vt:variant>
        <vt:lpwstr>_Toc169293578</vt:lpwstr>
      </vt:variant>
      <vt:variant>
        <vt:i4>1507380</vt:i4>
      </vt:variant>
      <vt:variant>
        <vt:i4>218</vt:i4>
      </vt:variant>
      <vt:variant>
        <vt:i4>0</vt:i4>
      </vt:variant>
      <vt:variant>
        <vt:i4>5</vt:i4>
      </vt:variant>
      <vt:variant>
        <vt:lpwstr/>
      </vt:variant>
      <vt:variant>
        <vt:lpwstr>_Toc169293577</vt:lpwstr>
      </vt:variant>
      <vt:variant>
        <vt:i4>1507380</vt:i4>
      </vt:variant>
      <vt:variant>
        <vt:i4>212</vt:i4>
      </vt:variant>
      <vt:variant>
        <vt:i4>0</vt:i4>
      </vt:variant>
      <vt:variant>
        <vt:i4>5</vt:i4>
      </vt:variant>
      <vt:variant>
        <vt:lpwstr/>
      </vt:variant>
      <vt:variant>
        <vt:lpwstr>_Toc169293576</vt:lpwstr>
      </vt:variant>
      <vt:variant>
        <vt:i4>1507380</vt:i4>
      </vt:variant>
      <vt:variant>
        <vt:i4>206</vt:i4>
      </vt:variant>
      <vt:variant>
        <vt:i4>0</vt:i4>
      </vt:variant>
      <vt:variant>
        <vt:i4>5</vt:i4>
      </vt:variant>
      <vt:variant>
        <vt:lpwstr/>
      </vt:variant>
      <vt:variant>
        <vt:lpwstr>_Toc169293575</vt:lpwstr>
      </vt:variant>
      <vt:variant>
        <vt:i4>1507380</vt:i4>
      </vt:variant>
      <vt:variant>
        <vt:i4>200</vt:i4>
      </vt:variant>
      <vt:variant>
        <vt:i4>0</vt:i4>
      </vt:variant>
      <vt:variant>
        <vt:i4>5</vt:i4>
      </vt:variant>
      <vt:variant>
        <vt:lpwstr/>
      </vt:variant>
      <vt:variant>
        <vt:lpwstr>_Toc169293574</vt:lpwstr>
      </vt:variant>
      <vt:variant>
        <vt:i4>1507380</vt:i4>
      </vt:variant>
      <vt:variant>
        <vt:i4>194</vt:i4>
      </vt:variant>
      <vt:variant>
        <vt:i4>0</vt:i4>
      </vt:variant>
      <vt:variant>
        <vt:i4>5</vt:i4>
      </vt:variant>
      <vt:variant>
        <vt:lpwstr/>
      </vt:variant>
      <vt:variant>
        <vt:lpwstr>_Toc169293573</vt:lpwstr>
      </vt:variant>
      <vt:variant>
        <vt:i4>1507380</vt:i4>
      </vt:variant>
      <vt:variant>
        <vt:i4>188</vt:i4>
      </vt:variant>
      <vt:variant>
        <vt:i4>0</vt:i4>
      </vt:variant>
      <vt:variant>
        <vt:i4>5</vt:i4>
      </vt:variant>
      <vt:variant>
        <vt:lpwstr/>
      </vt:variant>
      <vt:variant>
        <vt:lpwstr>_Toc169293572</vt:lpwstr>
      </vt:variant>
      <vt:variant>
        <vt:i4>1507380</vt:i4>
      </vt:variant>
      <vt:variant>
        <vt:i4>182</vt:i4>
      </vt:variant>
      <vt:variant>
        <vt:i4>0</vt:i4>
      </vt:variant>
      <vt:variant>
        <vt:i4>5</vt:i4>
      </vt:variant>
      <vt:variant>
        <vt:lpwstr/>
      </vt:variant>
      <vt:variant>
        <vt:lpwstr>_Toc169293571</vt:lpwstr>
      </vt:variant>
      <vt:variant>
        <vt:i4>1507380</vt:i4>
      </vt:variant>
      <vt:variant>
        <vt:i4>176</vt:i4>
      </vt:variant>
      <vt:variant>
        <vt:i4>0</vt:i4>
      </vt:variant>
      <vt:variant>
        <vt:i4>5</vt:i4>
      </vt:variant>
      <vt:variant>
        <vt:lpwstr/>
      </vt:variant>
      <vt:variant>
        <vt:lpwstr>_Toc169293570</vt:lpwstr>
      </vt:variant>
      <vt:variant>
        <vt:i4>1441844</vt:i4>
      </vt:variant>
      <vt:variant>
        <vt:i4>170</vt:i4>
      </vt:variant>
      <vt:variant>
        <vt:i4>0</vt:i4>
      </vt:variant>
      <vt:variant>
        <vt:i4>5</vt:i4>
      </vt:variant>
      <vt:variant>
        <vt:lpwstr/>
      </vt:variant>
      <vt:variant>
        <vt:lpwstr>_Toc169293569</vt:lpwstr>
      </vt:variant>
      <vt:variant>
        <vt:i4>1441844</vt:i4>
      </vt:variant>
      <vt:variant>
        <vt:i4>164</vt:i4>
      </vt:variant>
      <vt:variant>
        <vt:i4>0</vt:i4>
      </vt:variant>
      <vt:variant>
        <vt:i4>5</vt:i4>
      </vt:variant>
      <vt:variant>
        <vt:lpwstr/>
      </vt:variant>
      <vt:variant>
        <vt:lpwstr>_Toc169293568</vt:lpwstr>
      </vt:variant>
      <vt:variant>
        <vt:i4>1441844</vt:i4>
      </vt:variant>
      <vt:variant>
        <vt:i4>158</vt:i4>
      </vt:variant>
      <vt:variant>
        <vt:i4>0</vt:i4>
      </vt:variant>
      <vt:variant>
        <vt:i4>5</vt:i4>
      </vt:variant>
      <vt:variant>
        <vt:lpwstr/>
      </vt:variant>
      <vt:variant>
        <vt:lpwstr>_Toc169293567</vt:lpwstr>
      </vt:variant>
      <vt:variant>
        <vt:i4>1441844</vt:i4>
      </vt:variant>
      <vt:variant>
        <vt:i4>152</vt:i4>
      </vt:variant>
      <vt:variant>
        <vt:i4>0</vt:i4>
      </vt:variant>
      <vt:variant>
        <vt:i4>5</vt:i4>
      </vt:variant>
      <vt:variant>
        <vt:lpwstr/>
      </vt:variant>
      <vt:variant>
        <vt:lpwstr>_Toc169293566</vt:lpwstr>
      </vt:variant>
      <vt:variant>
        <vt:i4>1441844</vt:i4>
      </vt:variant>
      <vt:variant>
        <vt:i4>146</vt:i4>
      </vt:variant>
      <vt:variant>
        <vt:i4>0</vt:i4>
      </vt:variant>
      <vt:variant>
        <vt:i4>5</vt:i4>
      </vt:variant>
      <vt:variant>
        <vt:lpwstr/>
      </vt:variant>
      <vt:variant>
        <vt:lpwstr>_Toc169293565</vt:lpwstr>
      </vt:variant>
      <vt:variant>
        <vt:i4>1441844</vt:i4>
      </vt:variant>
      <vt:variant>
        <vt:i4>140</vt:i4>
      </vt:variant>
      <vt:variant>
        <vt:i4>0</vt:i4>
      </vt:variant>
      <vt:variant>
        <vt:i4>5</vt:i4>
      </vt:variant>
      <vt:variant>
        <vt:lpwstr/>
      </vt:variant>
      <vt:variant>
        <vt:lpwstr>_Toc169293564</vt:lpwstr>
      </vt:variant>
      <vt:variant>
        <vt:i4>1441844</vt:i4>
      </vt:variant>
      <vt:variant>
        <vt:i4>134</vt:i4>
      </vt:variant>
      <vt:variant>
        <vt:i4>0</vt:i4>
      </vt:variant>
      <vt:variant>
        <vt:i4>5</vt:i4>
      </vt:variant>
      <vt:variant>
        <vt:lpwstr/>
      </vt:variant>
      <vt:variant>
        <vt:lpwstr>_Toc169293563</vt:lpwstr>
      </vt:variant>
      <vt:variant>
        <vt:i4>1441844</vt:i4>
      </vt:variant>
      <vt:variant>
        <vt:i4>128</vt:i4>
      </vt:variant>
      <vt:variant>
        <vt:i4>0</vt:i4>
      </vt:variant>
      <vt:variant>
        <vt:i4>5</vt:i4>
      </vt:variant>
      <vt:variant>
        <vt:lpwstr/>
      </vt:variant>
      <vt:variant>
        <vt:lpwstr>_Toc169293562</vt:lpwstr>
      </vt:variant>
      <vt:variant>
        <vt:i4>1441844</vt:i4>
      </vt:variant>
      <vt:variant>
        <vt:i4>122</vt:i4>
      </vt:variant>
      <vt:variant>
        <vt:i4>0</vt:i4>
      </vt:variant>
      <vt:variant>
        <vt:i4>5</vt:i4>
      </vt:variant>
      <vt:variant>
        <vt:lpwstr/>
      </vt:variant>
      <vt:variant>
        <vt:lpwstr>_Toc169293561</vt:lpwstr>
      </vt:variant>
      <vt:variant>
        <vt:i4>1441844</vt:i4>
      </vt:variant>
      <vt:variant>
        <vt:i4>116</vt:i4>
      </vt:variant>
      <vt:variant>
        <vt:i4>0</vt:i4>
      </vt:variant>
      <vt:variant>
        <vt:i4>5</vt:i4>
      </vt:variant>
      <vt:variant>
        <vt:lpwstr/>
      </vt:variant>
      <vt:variant>
        <vt:lpwstr>_Toc169293560</vt:lpwstr>
      </vt:variant>
      <vt:variant>
        <vt:i4>1376308</vt:i4>
      </vt:variant>
      <vt:variant>
        <vt:i4>110</vt:i4>
      </vt:variant>
      <vt:variant>
        <vt:i4>0</vt:i4>
      </vt:variant>
      <vt:variant>
        <vt:i4>5</vt:i4>
      </vt:variant>
      <vt:variant>
        <vt:lpwstr/>
      </vt:variant>
      <vt:variant>
        <vt:lpwstr>_Toc169293559</vt:lpwstr>
      </vt:variant>
      <vt:variant>
        <vt:i4>1376308</vt:i4>
      </vt:variant>
      <vt:variant>
        <vt:i4>104</vt:i4>
      </vt:variant>
      <vt:variant>
        <vt:i4>0</vt:i4>
      </vt:variant>
      <vt:variant>
        <vt:i4>5</vt:i4>
      </vt:variant>
      <vt:variant>
        <vt:lpwstr/>
      </vt:variant>
      <vt:variant>
        <vt:lpwstr>_Toc169293558</vt:lpwstr>
      </vt:variant>
      <vt:variant>
        <vt:i4>1376308</vt:i4>
      </vt:variant>
      <vt:variant>
        <vt:i4>98</vt:i4>
      </vt:variant>
      <vt:variant>
        <vt:i4>0</vt:i4>
      </vt:variant>
      <vt:variant>
        <vt:i4>5</vt:i4>
      </vt:variant>
      <vt:variant>
        <vt:lpwstr/>
      </vt:variant>
      <vt:variant>
        <vt:lpwstr>_Toc169293557</vt:lpwstr>
      </vt:variant>
      <vt:variant>
        <vt:i4>1376308</vt:i4>
      </vt:variant>
      <vt:variant>
        <vt:i4>92</vt:i4>
      </vt:variant>
      <vt:variant>
        <vt:i4>0</vt:i4>
      </vt:variant>
      <vt:variant>
        <vt:i4>5</vt:i4>
      </vt:variant>
      <vt:variant>
        <vt:lpwstr/>
      </vt:variant>
      <vt:variant>
        <vt:lpwstr>_Toc169293556</vt:lpwstr>
      </vt:variant>
      <vt:variant>
        <vt:i4>1376308</vt:i4>
      </vt:variant>
      <vt:variant>
        <vt:i4>86</vt:i4>
      </vt:variant>
      <vt:variant>
        <vt:i4>0</vt:i4>
      </vt:variant>
      <vt:variant>
        <vt:i4>5</vt:i4>
      </vt:variant>
      <vt:variant>
        <vt:lpwstr/>
      </vt:variant>
      <vt:variant>
        <vt:lpwstr>_Toc169293555</vt:lpwstr>
      </vt:variant>
      <vt:variant>
        <vt:i4>1376308</vt:i4>
      </vt:variant>
      <vt:variant>
        <vt:i4>80</vt:i4>
      </vt:variant>
      <vt:variant>
        <vt:i4>0</vt:i4>
      </vt:variant>
      <vt:variant>
        <vt:i4>5</vt:i4>
      </vt:variant>
      <vt:variant>
        <vt:lpwstr/>
      </vt:variant>
      <vt:variant>
        <vt:lpwstr>_Toc169293554</vt:lpwstr>
      </vt:variant>
      <vt:variant>
        <vt:i4>1376308</vt:i4>
      </vt:variant>
      <vt:variant>
        <vt:i4>74</vt:i4>
      </vt:variant>
      <vt:variant>
        <vt:i4>0</vt:i4>
      </vt:variant>
      <vt:variant>
        <vt:i4>5</vt:i4>
      </vt:variant>
      <vt:variant>
        <vt:lpwstr/>
      </vt:variant>
      <vt:variant>
        <vt:lpwstr>_Toc169293553</vt:lpwstr>
      </vt:variant>
      <vt:variant>
        <vt:i4>1376308</vt:i4>
      </vt:variant>
      <vt:variant>
        <vt:i4>68</vt:i4>
      </vt:variant>
      <vt:variant>
        <vt:i4>0</vt:i4>
      </vt:variant>
      <vt:variant>
        <vt:i4>5</vt:i4>
      </vt:variant>
      <vt:variant>
        <vt:lpwstr/>
      </vt:variant>
      <vt:variant>
        <vt:lpwstr>_Toc169293552</vt:lpwstr>
      </vt:variant>
      <vt:variant>
        <vt:i4>1376308</vt:i4>
      </vt:variant>
      <vt:variant>
        <vt:i4>62</vt:i4>
      </vt:variant>
      <vt:variant>
        <vt:i4>0</vt:i4>
      </vt:variant>
      <vt:variant>
        <vt:i4>5</vt:i4>
      </vt:variant>
      <vt:variant>
        <vt:lpwstr/>
      </vt:variant>
      <vt:variant>
        <vt:lpwstr>_Toc169293551</vt:lpwstr>
      </vt:variant>
      <vt:variant>
        <vt:i4>1376308</vt:i4>
      </vt:variant>
      <vt:variant>
        <vt:i4>56</vt:i4>
      </vt:variant>
      <vt:variant>
        <vt:i4>0</vt:i4>
      </vt:variant>
      <vt:variant>
        <vt:i4>5</vt:i4>
      </vt:variant>
      <vt:variant>
        <vt:lpwstr/>
      </vt:variant>
      <vt:variant>
        <vt:lpwstr>_Toc169293550</vt:lpwstr>
      </vt:variant>
      <vt:variant>
        <vt:i4>1310772</vt:i4>
      </vt:variant>
      <vt:variant>
        <vt:i4>50</vt:i4>
      </vt:variant>
      <vt:variant>
        <vt:i4>0</vt:i4>
      </vt:variant>
      <vt:variant>
        <vt:i4>5</vt:i4>
      </vt:variant>
      <vt:variant>
        <vt:lpwstr/>
      </vt:variant>
      <vt:variant>
        <vt:lpwstr>_Toc169293549</vt:lpwstr>
      </vt:variant>
      <vt:variant>
        <vt:i4>1310772</vt:i4>
      </vt:variant>
      <vt:variant>
        <vt:i4>44</vt:i4>
      </vt:variant>
      <vt:variant>
        <vt:i4>0</vt:i4>
      </vt:variant>
      <vt:variant>
        <vt:i4>5</vt:i4>
      </vt:variant>
      <vt:variant>
        <vt:lpwstr/>
      </vt:variant>
      <vt:variant>
        <vt:lpwstr>_Toc169293548</vt:lpwstr>
      </vt:variant>
      <vt:variant>
        <vt:i4>1310772</vt:i4>
      </vt:variant>
      <vt:variant>
        <vt:i4>38</vt:i4>
      </vt:variant>
      <vt:variant>
        <vt:i4>0</vt:i4>
      </vt:variant>
      <vt:variant>
        <vt:i4>5</vt:i4>
      </vt:variant>
      <vt:variant>
        <vt:lpwstr/>
      </vt:variant>
      <vt:variant>
        <vt:lpwstr>_Toc169293547</vt:lpwstr>
      </vt:variant>
      <vt:variant>
        <vt:i4>1310772</vt:i4>
      </vt:variant>
      <vt:variant>
        <vt:i4>32</vt:i4>
      </vt:variant>
      <vt:variant>
        <vt:i4>0</vt:i4>
      </vt:variant>
      <vt:variant>
        <vt:i4>5</vt:i4>
      </vt:variant>
      <vt:variant>
        <vt:lpwstr/>
      </vt:variant>
      <vt:variant>
        <vt:lpwstr>_Toc169293546</vt:lpwstr>
      </vt:variant>
      <vt:variant>
        <vt:i4>1310772</vt:i4>
      </vt:variant>
      <vt:variant>
        <vt:i4>26</vt:i4>
      </vt:variant>
      <vt:variant>
        <vt:i4>0</vt:i4>
      </vt:variant>
      <vt:variant>
        <vt:i4>5</vt:i4>
      </vt:variant>
      <vt:variant>
        <vt:lpwstr/>
      </vt:variant>
      <vt:variant>
        <vt:lpwstr>_Toc169293545</vt:lpwstr>
      </vt:variant>
      <vt:variant>
        <vt:i4>1310772</vt:i4>
      </vt:variant>
      <vt:variant>
        <vt:i4>20</vt:i4>
      </vt:variant>
      <vt:variant>
        <vt:i4>0</vt:i4>
      </vt:variant>
      <vt:variant>
        <vt:i4>5</vt:i4>
      </vt:variant>
      <vt:variant>
        <vt:lpwstr/>
      </vt:variant>
      <vt:variant>
        <vt:lpwstr>_Toc169293544</vt:lpwstr>
      </vt:variant>
      <vt:variant>
        <vt:i4>1310772</vt:i4>
      </vt:variant>
      <vt:variant>
        <vt:i4>14</vt:i4>
      </vt:variant>
      <vt:variant>
        <vt:i4>0</vt:i4>
      </vt:variant>
      <vt:variant>
        <vt:i4>5</vt:i4>
      </vt:variant>
      <vt:variant>
        <vt:lpwstr/>
      </vt:variant>
      <vt:variant>
        <vt:lpwstr>_Toc169293543</vt:lpwstr>
      </vt:variant>
      <vt:variant>
        <vt:i4>1310772</vt:i4>
      </vt:variant>
      <vt:variant>
        <vt:i4>8</vt:i4>
      </vt:variant>
      <vt:variant>
        <vt:i4>0</vt:i4>
      </vt:variant>
      <vt:variant>
        <vt:i4>5</vt:i4>
      </vt:variant>
      <vt:variant>
        <vt:lpwstr/>
      </vt:variant>
      <vt:variant>
        <vt:lpwstr>_Toc169293542</vt:lpwstr>
      </vt:variant>
      <vt:variant>
        <vt:i4>1310772</vt:i4>
      </vt:variant>
      <vt:variant>
        <vt:i4>2</vt:i4>
      </vt:variant>
      <vt:variant>
        <vt:i4>0</vt:i4>
      </vt:variant>
      <vt:variant>
        <vt:i4>5</vt:i4>
      </vt:variant>
      <vt:variant>
        <vt:lpwstr/>
      </vt:variant>
      <vt:variant>
        <vt:lpwstr>_Toc169293541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BORIN GALENO .</dc:creator>
  <cp:keywords/>
  <dc:description/>
  <cp:lastModifiedBy>BIANCA ALVES PINHEIRO .</cp:lastModifiedBy>
  <cp:revision>2</cp:revision>
  <cp:lastPrinted>2024-06-15T00:45:00Z</cp:lastPrinted>
  <dcterms:created xsi:type="dcterms:W3CDTF">2024-06-15T00:47:00Z</dcterms:created>
  <dcterms:modified xsi:type="dcterms:W3CDTF">2024-06-15T00:47:00Z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0x010100678EE90E01C1554D81095FA0DFA567B7</vt:lpwstr>
  </property>
</Properties>
</file>